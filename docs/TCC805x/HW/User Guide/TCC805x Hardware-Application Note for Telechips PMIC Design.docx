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8615F" w14:textId="1C4CEC34" w:rsidR="00FD7CCA" w:rsidRDefault="00FB2350">
      <w:pPr>
        <w:widowControl/>
        <w:autoSpaceDE/>
        <w:autoSpaceDN/>
        <w:jc w:val="left"/>
      </w:pPr>
      <w:bookmarkStart w:id="0" w:name="_Hlk192517888"/>
      <w:bookmarkEnd w:id="0"/>
      <w:r w:rsidRPr="00FD7CCA">
        <w:rPr>
          <w:noProof/>
        </w:rPr>
        <w:drawing>
          <wp:anchor distT="0" distB="0" distL="114300" distR="114300" simplePos="0" relativeHeight="251675648" behindDoc="1" locked="0" layoutInCell="1" allowOverlap="1" wp14:anchorId="60D08437" wp14:editId="14C27815">
            <wp:simplePos x="0" y="0"/>
            <wp:positionH relativeFrom="column">
              <wp:posOffset>-499110</wp:posOffset>
            </wp:positionH>
            <wp:positionV relativeFrom="page">
              <wp:posOffset>8173</wp:posOffset>
            </wp:positionV>
            <wp:extent cx="7652385" cy="10688320"/>
            <wp:effectExtent l="0" t="0" r="5715" b="0"/>
            <wp:wrapNone/>
            <wp:docPr id="12"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8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52385" cy="10688320"/>
                    </a:xfrm>
                    <a:prstGeom prst="rect">
                      <a:avLst/>
                    </a:prstGeom>
                    <a:noFill/>
                  </pic:spPr>
                </pic:pic>
              </a:graphicData>
            </a:graphic>
            <wp14:sizeRelH relativeFrom="page">
              <wp14:pctWidth>0</wp14:pctWidth>
            </wp14:sizeRelH>
            <wp14:sizeRelV relativeFrom="page">
              <wp14:pctHeight>0</wp14:pctHeight>
            </wp14:sizeRelV>
          </wp:anchor>
        </w:drawing>
      </w:r>
    </w:p>
    <w:p w14:paraId="62FF59C4" w14:textId="77777777" w:rsidR="005F0CF6" w:rsidRDefault="005F0CF6" w:rsidP="005F0CF6"/>
    <w:p w14:paraId="6E61144C" w14:textId="1C1993EF" w:rsidR="00FD7CCA" w:rsidRPr="00FD7CCA" w:rsidRDefault="00FD7CCA" w:rsidP="00FD7CCA">
      <w:pPr>
        <w:wordWrap w:val="0"/>
        <w:jc w:val="left"/>
        <w:rPr>
          <w:b/>
          <w:sz w:val="36"/>
          <w:szCs w:val="20"/>
        </w:rPr>
      </w:pPr>
      <w:r w:rsidRPr="00FD7CCA">
        <w:rPr>
          <w:noProof/>
        </w:rPr>
        <mc:AlternateContent>
          <mc:Choice Requires="wps">
            <w:drawing>
              <wp:anchor distT="0" distB="0" distL="114300" distR="114300" simplePos="0" relativeHeight="251673600" behindDoc="0" locked="1" layoutInCell="1" allowOverlap="1" wp14:anchorId="06BB6E53" wp14:editId="5F84143B">
                <wp:simplePos x="0" y="0"/>
                <wp:positionH relativeFrom="column">
                  <wp:posOffset>-53975</wp:posOffset>
                </wp:positionH>
                <wp:positionV relativeFrom="page">
                  <wp:posOffset>7200900</wp:posOffset>
                </wp:positionV>
                <wp:extent cx="6393815" cy="1080135"/>
                <wp:effectExtent l="0" t="0" r="0" b="5715"/>
                <wp:wrapNone/>
                <wp:docPr id="1139027540"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3180" cy="1079500"/>
                        </a:xfrm>
                        <a:prstGeom prst="rect">
                          <a:avLst/>
                        </a:prstGeom>
                        <a:noFill/>
                        <a:ln w="9525">
                          <a:noFill/>
                          <a:miter lim="800000"/>
                          <a:headEnd/>
                          <a:tailEnd/>
                        </a:ln>
                      </wps:spPr>
                      <wps:txbx>
                        <w:txbxContent>
                          <w:p w14:paraId="32C4AF75" w14:textId="77777777" w:rsidR="00FD7CCA" w:rsidRDefault="00FD7CCA" w:rsidP="00FD7CCA">
                            <w:pPr>
                              <w:wordWrap w:val="0"/>
                              <w:ind w:leftChars="1496" w:left="2693" w:firstLineChars="2" w:firstLine="4"/>
                              <w:jc w:val="right"/>
                              <w:rPr>
                                <w:rFonts w:cs="Arial"/>
                                <w:color w:val="7F7F7F"/>
                                <w:sz w:val="20"/>
                                <w:szCs w:val="20"/>
                              </w:rPr>
                            </w:pPr>
                            <w:r>
                              <w:rPr>
                                <w:rFonts w:ascii="굴림" w:hAnsi="굴림" w:cs="굴림" w:hint="eastAsia"/>
                                <w:color w:val="7F7F7F"/>
                                <w:sz w:val="20"/>
                                <w:szCs w:val="20"/>
                              </w:rPr>
                              <w:t>※</w:t>
                            </w:r>
                            <w:r>
                              <w:rPr>
                                <w:rFonts w:cs="Arial"/>
                                <w:color w:val="7F7F7F"/>
                                <w:sz w:val="20"/>
                                <w:szCs w:val="20"/>
                              </w:rPr>
                              <w:t xml:space="preserve"> The information in this document is subject to change without notice and should not be construed as a commitment by Telechips, Inc.</w:t>
                            </w:r>
                          </w:p>
                          <w:p w14:paraId="3E8BE8C1" w14:textId="77777777" w:rsidR="00FD7CCA" w:rsidRDefault="00FD7CCA" w:rsidP="00FD7CCA">
                            <w:pPr>
                              <w:wordWrap w:val="0"/>
                              <w:ind w:leftChars="1496" w:left="2693" w:firstLineChars="2" w:firstLine="4"/>
                              <w:jc w:val="right"/>
                              <w:rPr>
                                <w:rFonts w:cs="Arial"/>
                                <w:color w:val="7F7F7F"/>
                                <w:sz w:val="20"/>
                                <w:szCs w:val="20"/>
                              </w:rPr>
                            </w:pPr>
                          </w:p>
                          <w:p w14:paraId="186D185F" w14:textId="77777777" w:rsidR="00FD7CCA" w:rsidRDefault="00FD7CCA" w:rsidP="00FD7CCA">
                            <w:pPr>
                              <w:wordWrap w:val="0"/>
                              <w:ind w:leftChars="1496" w:left="2693" w:firstLineChars="2" w:firstLine="4"/>
                              <w:jc w:val="right"/>
                              <w:rPr>
                                <w:rFonts w:cs="Arial"/>
                                <w:color w:val="7F7F7F"/>
                                <w:sz w:val="20"/>
                                <w:szCs w:val="20"/>
                              </w:rPr>
                            </w:pPr>
                            <w:r>
                              <w:rPr>
                                <w:rFonts w:cs="Arial"/>
                                <w:color w:val="7F7F7F"/>
                                <w:sz w:val="20"/>
                                <w:szCs w:val="20"/>
                              </w:rPr>
                              <w:t xml:space="preserve">Kindly visit </w:t>
                            </w:r>
                            <w:hyperlink r:id="rId13" w:history="1">
                              <w:r>
                                <w:rPr>
                                  <w:rStyle w:val="a8"/>
                                  <w:rFonts w:eastAsia="Arial" w:cs="Arial"/>
                                  <w:color w:val="7F7F7F"/>
                                  <w:sz w:val="20"/>
                                  <w:szCs w:val="20"/>
                                </w:rPr>
                                <w:t>www.telechips.com</w:t>
                              </w:r>
                            </w:hyperlink>
                            <w:r>
                              <w:rPr>
                                <w:rFonts w:cs="Arial"/>
                                <w:color w:val="7F7F7F"/>
                                <w:sz w:val="20"/>
                                <w:szCs w:val="20"/>
                              </w:rPr>
                              <w:t xml:space="preserve"> for more information.</w:t>
                            </w:r>
                          </w:p>
                          <w:p w14:paraId="2C4CA956" w14:textId="77777777" w:rsidR="00FD7CCA" w:rsidRDefault="00FD7CCA" w:rsidP="00FD7CCA">
                            <w:pPr>
                              <w:wordWrap w:val="0"/>
                              <w:ind w:leftChars="1496" w:left="2693" w:firstLineChars="2" w:firstLine="4"/>
                              <w:jc w:val="right"/>
                              <w:rPr>
                                <w:rFonts w:cs="Arial"/>
                                <w:color w:val="7F7F7F"/>
                                <w:sz w:val="20"/>
                                <w:szCs w:val="20"/>
                              </w:rPr>
                            </w:pPr>
                          </w:p>
                          <w:p w14:paraId="14092442" w14:textId="47D23D9A" w:rsidR="00FD7CCA" w:rsidRDefault="00FD7CCA" w:rsidP="00FD7CCA">
                            <w:pPr>
                              <w:wordWrap w:val="0"/>
                              <w:ind w:leftChars="1496" w:left="2693"/>
                              <w:jc w:val="right"/>
                            </w:pPr>
                            <w:r>
                              <w:rPr>
                                <w:rFonts w:hAnsi="굴림" w:cs="Arial" w:hint="eastAsia"/>
                                <w:b/>
                                <w:color w:val="7F7F7F"/>
                                <w:sz w:val="20"/>
                              </w:rPr>
                              <w:t>ⓒ</w:t>
                            </w:r>
                            <w:r>
                              <w:rPr>
                                <w:rFonts w:cs="Arial"/>
                                <w:b/>
                                <w:color w:val="7F7F7F"/>
                                <w:sz w:val="20"/>
                              </w:rPr>
                              <w:t xml:space="preserve"> 202</w:t>
                            </w:r>
                            <w:r w:rsidR="008F3073">
                              <w:rPr>
                                <w:rFonts w:cs="Arial" w:hint="eastAsia"/>
                                <w:b/>
                                <w:color w:val="7F7F7F"/>
                                <w:sz w:val="20"/>
                              </w:rPr>
                              <w:t>5</w:t>
                            </w:r>
                            <w:r>
                              <w:rPr>
                                <w:rFonts w:cs="Arial"/>
                                <w:b/>
                                <w:color w:val="7F7F7F"/>
                                <w:sz w:val="20"/>
                              </w:rPr>
                              <w:t xml:space="preserve"> Telechips Inc. All rights reserved.</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shapetype w14:anchorId="06BB6E53" id="_x0000_t202" coordsize="21600,21600" o:spt="202" path="m,l,21600r21600,l21600,xe">
                <v:stroke joinstyle="miter"/>
                <v:path gradientshapeok="t" o:connecttype="rect"/>
              </v:shapetype>
              <v:shape id="텍스트 상자 2" o:spid="_x0000_s1026" type="#_x0000_t202" style="position:absolute;margin-left:-4.25pt;margin-top:567pt;width:503.45pt;height:85.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" filled="f" stroked="f">
                <v:textbox>
                  <w:txbxContent>
                    <w:p w14:paraId="32C4AF75" w14:textId="77777777" w:rsidR="00FD7CCA" w:rsidRDefault="00FD7CCA" w:rsidP="00FD7CCA">
                      <w:pPr>
                        <w:wordWrap w:val="0"/>
                        <w:ind w:leftChars="1496" w:left="2693" w:firstLineChars="2" w:firstLine="4"/>
                        <w:jc w:val="right"/>
                        <w:rPr>
                          <w:rFonts w:cs="Arial"/>
                          <w:color w:val="7F7F7F"/>
                          <w:sz w:val="20"/>
                          <w:szCs w:val="20"/>
                        </w:rPr>
                      </w:pPr>
                      <w:r>
                        <w:rPr>
                          <w:rFonts w:ascii="굴림" w:hAnsi="굴림" w:cs="굴림" w:hint="eastAsia"/>
                          <w:color w:val="7F7F7F"/>
                          <w:sz w:val="20"/>
                          <w:szCs w:val="20"/>
                        </w:rPr>
                        <w:t>※</w:t>
                      </w:r>
                      <w:r>
                        <w:rPr>
                          <w:rFonts w:cs="Arial"/>
                          <w:color w:val="7F7F7F"/>
                          <w:sz w:val="20"/>
                          <w:szCs w:val="20"/>
                        </w:rPr>
                        <w:t xml:space="preserve"> The information in this document is subject to change without notice and should not be construed as a commitment by Telechips, Inc.</w:t>
                      </w:r>
                    </w:p>
                    <w:p w14:paraId="3E8BE8C1" w14:textId="77777777" w:rsidR="00FD7CCA" w:rsidRDefault="00FD7CCA" w:rsidP="00FD7CCA">
                      <w:pPr>
                        <w:wordWrap w:val="0"/>
                        <w:ind w:leftChars="1496" w:left="2693" w:firstLineChars="2" w:firstLine="4"/>
                        <w:jc w:val="right"/>
                        <w:rPr>
                          <w:rFonts w:cs="Arial"/>
                          <w:color w:val="7F7F7F"/>
                          <w:sz w:val="20"/>
                          <w:szCs w:val="20"/>
                        </w:rPr>
                      </w:pPr>
                    </w:p>
                    <w:p w14:paraId="186D185F" w14:textId="77777777" w:rsidR="00FD7CCA" w:rsidRDefault="00FD7CCA" w:rsidP="00FD7CCA">
                      <w:pPr>
                        <w:wordWrap w:val="0"/>
                        <w:ind w:leftChars="1496" w:left="2693" w:firstLineChars="2" w:firstLine="4"/>
                        <w:jc w:val="right"/>
                        <w:rPr>
                          <w:rFonts w:cs="Arial"/>
                          <w:color w:val="7F7F7F"/>
                          <w:sz w:val="20"/>
                          <w:szCs w:val="20"/>
                        </w:rPr>
                      </w:pPr>
                      <w:r>
                        <w:rPr>
                          <w:rFonts w:cs="Arial"/>
                          <w:color w:val="7F7F7F"/>
                          <w:sz w:val="20"/>
                          <w:szCs w:val="20"/>
                        </w:rPr>
                        <w:t xml:space="preserve">Kindly visit </w:t>
                      </w:r>
                      <w:hyperlink r:id="rId14" w:history="1">
                        <w:r>
                          <w:rPr>
                            <w:rStyle w:val="a8"/>
                            <w:rFonts w:eastAsia="Arial" w:cs="Arial"/>
                            <w:color w:val="7F7F7F"/>
                            <w:sz w:val="20"/>
                            <w:szCs w:val="20"/>
                          </w:rPr>
                          <w:t>www.telechips.com</w:t>
                        </w:r>
                      </w:hyperlink>
                      <w:r>
                        <w:rPr>
                          <w:rFonts w:cs="Arial"/>
                          <w:color w:val="7F7F7F"/>
                          <w:sz w:val="20"/>
                          <w:szCs w:val="20"/>
                        </w:rPr>
                        <w:t xml:space="preserve"> for more information.</w:t>
                      </w:r>
                    </w:p>
                    <w:p w14:paraId="2C4CA956" w14:textId="77777777" w:rsidR="00FD7CCA" w:rsidRDefault="00FD7CCA" w:rsidP="00FD7CCA">
                      <w:pPr>
                        <w:wordWrap w:val="0"/>
                        <w:ind w:leftChars="1496" w:left="2693" w:firstLineChars="2" w:firstLine="4"/>
                        <w:jc w:val="right"/>
                        <w:rPr>
                          <w:rFonts w:cs="Arial"/>
                          <w:color w:val="7F7F7F"/>
                          <w:sz w:val="20"/>
                          <w:szCs w:val="20"/>
                        </w:rPr>
                      </w:pPr>
                    </w:p>
                    <w:p w14:paraId="14092442" w14:textId="47D23D9A" w:rsidR="00FD7CCA" w:rsidRDefault="00FD7CCA" w:rsidP="00FD7CCA">
                      <w:pPr>
                        <w:wordWrap w:val="0"/>
                        <w:ind w:leftChars="1496" w:left="2693"/>
                        <w:jc w:val="right"/>
                      </w:pPr>
                      <w:r>
                        <w:rPr>
                          <w:rFonts w:hAnsi="굴림" w:cs="Arial" w:hint="eastAsia"/>
                          <w:b/>
                          <w:color w:val="7F7F7F"/>
                          <w:sz w:val="20"/>
                        </w:rPr>
                        <w:t>ⓒ</w:t>
                      </w:r>
                      <w:r>
                        <w:rPr>
                          <w:rFonts w:cs="Arial"/>
                          <w:b/>
                          <w:color w:val="7F7F7F"/>
                          <w:sz w:val="20"/>
                        </w:rPr>
                        <w:t xml:space="preserve"> 202</w:t>
                      </w:r>
                      <w:r w:rsidR="008F3073">
                        <w:rPr>
                          <w:rFonts w:cs="Arial" w:hint="eastAsia"/>
                          <w:b/>
                          <w:color w:val="7F7F7F"/>
                          <w:sz w:val="20"/>
                        </w:rPr>
                        <w:t>5</w:t>
                      </w:r>
                      <w:r>
                        <w:rPr>
                          <w:rFonts w:cs="Arial"/>
                          <w:b/>
                          <w:color w:val="7F7F7F"/>
                          <w:sz w:val="20"/>
                        </w:rPr>
                        <w:t xml:space="preserve"> Telechips Inc. All rights reserved.</w:t>
                      </w:r>
                    </w:p>
                  </w:txbxContent>
                </v:textbox>
                <w10:wrap anchory="page"/>
                <w10:anchorlock/>
              </v:shape>
            </w:pict>
          </mc:Fallback>
        </mc:AlternateContent>
      </w:r>
      <w:r w:rsidRPr="00FD7CCA">
        <w:rPr>
          <w:noProof/>
        </w:rPr>
        <mc:AlternateContent>
          <mc:Choice Requires="wps">
            <w:drawing>
              <wp:anchor distT="0" distB="0" distL="114300" distR="114300" simplePos="0" relativeHeight="251676672" behindDoc="0" locked="1" layoutInCell="1" allowOverlap="1" wp14:anchorId="69091078" wp14:editId="33B94022">
                <wp:simplePos x="0" y="0"/>
                <wp:positionH relativeFrom="column">
                  <wp:posOffset>2016760</wp:posOffset>
                </wp:positionH>
                <wp:positionV relativeFrom="page">
                  <wp:posOffset>5758815</wp:posOffset>
                </wp:positionV>
                <wp:extent cx="4316095" cy="825500"/>
                <wp:effectExtent l="0" t="0" r="0" b="0"/>
                <wp:wrapNone/>
                <wp:docPr id="1884949508"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6095" cy="825500"/>
                        </a:xfrm>
                        <a:prstGeom prst="rect">
                          <a:avLst/>
                        </a:prstGeom>
                        <a:noFill/>
                        <a:ln w="9525">
                          <a:noFill/>
                          <a:miter lim="800000"/>
                          <a:headEnd/>
                          <a:tailEnd/>
                        </a:ln>
                      </wps:spPr>
                      <wps:txbx>
                        <w:txbxContent>
                          <w:p w14:paraId="23CECF32" w14:textId="4C1FE127" w:rsidR="00FD7CCA" w:rsidRDefault="00FD7CCA" w:rsidP="00FD7CCA">
                            <w:pPr>
                              <w:jc w:val="right"/>
                              <w:rPr>
                                <w:b/>
                                <w:sz w:val="24"/>
                                <w:szCs w:val="24"/>
                              </w:rPr>
                            </w:pPr>
                            <w:r>
                              <w:rPr>
                                <w:b/>
                                <w:sz w:val="24"/>
                                <w:szCs w:val="24"/>
                              </w:rPr>
                              <w:fldChar w:fldCharType="begin"/>
                            </w:r>
                            <w:r>
                              <w:rPr>
                                <w:b/>
                                <w:sz w:val="24"/>
                                <w:szCs w:val="24"/>
                              </w:rPr>
                              <w:instrText xml:space="preserve"> DOCPROPERTY "RevNum"  \* MERGEFORMAT </w:instrText>
                            </w:r>
                            <w:r>
                              <w:rPr>
                                <w:b/>
                                <w:sz w:val="24"/>
                                <w:szCs w:val="24"/>
                              </w:rPr>
                              <w:fldChar w:fldCharType="separate"/>
                            </w:r>
                            <w:r w:rsidR="004B0BBE">
                              <w:rPr>
                                <w:b/>
                                <w:sz w:val="24"/>
                                <w:szCs w:val="24"/>
                              </w:rPr>
                              <w:t>Rev. 0.10</w:t>
                            </w:r>
                            <w:r>
                              <w:rPr>
                                <w:b/>
                                <w:sz w:val="24"/>
                                <w:szCs w:val="24"/>
                              </w:rPr>
                              <w:fldChar w:fldCharType="end"/>
                            </w:r>
                            <w:r>
                              <w:rPr>
                                <w:b/>
                                <w:sz w:val="24"/>
                                <w:szCs w:val="24"/>
                              </w:rPr>
                              <w:t xml:space="preserve"> </w:t>
                            </w:r>
                            <w:sdt>
                              <w:sdtPr>
                                <w:rPr>
                                  <w:b/>
                                  <w:sz w:val="24"/>
                                  <w:szCs w:val="24"/>
                                </w:rPr>
                                <w:alias w:val="Level"/>
                                <w:tag w:val="Level"/>
                                <w:id w:val="446518501"/>
                                <w:dropDownList>
                                  <w:listItem w:value="항목을 선택하십시오."/>
                                  <w:listItem w:displayText="[G]" w:value="General"/>
                                  <w:listItem w:displayText="[A]" w:value="Agreement Required"/>
                                  <w:listItem w:displayText="[L]" w:value="License Required"/>
                                  <w:listItem w:displayText="[C]" w:value="Customized"/>
                                </w:dropDownList>
                              </w:sdtPr>
                              <w:sdtEndPr/>
                              <w:sdtContent>
                                <w:r w:rsidR="00BF164B">
                                  <w:rPr>
                                    <w:b/>
                                    <w:sz w:val="24"/>
                                    <w:szCs w:val="24"/>
                                  </w:rPr>
                                  <w:t>[G]</w:t>
                                </w:r>
                              </w:sdtContent>
                            </w:sdt>
                          </w:p>
                          <w:p w14:paraId="197CCDA4" w14:textId="42AC16FD" w:rsidR="00A0228E" w:rsidRDefault="00FD7CCA" w:rsidP="00FD7CCA">
                            <w:pPr>
                              <w:wordWrap w:val="0"/>
                              <w:jc w:val="right"/>
                              <w:rPr>
                                <w:b/>
                                <w:sz w:val="24"/>
                                <w:szCs w:val="24"/>
                              </w:rPr>
                            </w:pPr>
                            <w:r>
                              <w:rPr>
                                <w:b/>
                                <w:sz w:val="24"/>
                                <w:szCs w:val="24"/>
                              </w:rPr>
                              <w:fldChar w:fldCharType="begin"/>
                            </w:r>
                            <w:r>
                              <w:rPr>
                                <w:b/>
                                <w:sz w:val="24"/>
                                <w:szCs w:val="24"/>
                              </w:rPr>
                              <w:instrText xml:space="preserve"> DOCPROPERTY  RevDate  \* MERGEFORMAT </w:instrText>
                            </w:r>
                            <w:r>
                              <w:rPr>
                                <w:b/>
                                <w:sz w:val="24"/>
                                <w:szCs w:val="24"/>
                              </w:rPr>
                              <w:fldChar w:fldCharType="separate"/>
                            </w:r>
                            <w:r w:rsidR="000A5E82">
                              <w:rPr>
                                <w:b/>
                                <w:sz w:val="24"/>
                                <w:szCs w:val="24"/>
                              </w:rPr>
                              <w:t>2025-03-19</w:t>
                            </w:r>
                            <w:r>
                              <w:rPr>
                                <w:b/>
                                <w:sz w:val="24"/>
                                <w:szCs w:val="24"/>
                              </w:rPr>
                              <w:fldChar w:fldCharType="end"/>
                            </w:r>
                          </w:p>
                          <w:p w14:paraId="4FEF63E4" w14:textId="3FEBC09F" w:rsidR="00FD7CCA" w:rsidRDefault="00A0228E" w:rsidP="00FD7CCA">
                            <w:pPr>
                              <w:wordWrap w:val="0"/>
                              <w:jc w:val="right"/>
                              <w:rPr>
                                <w:b/>
                                <w:sz w:val="24"/>
                                <w:szCs w:val="24"/>
                              </w:rPr>
                            </w:pPr>
                            <w:r>
                              <w:rPr>
                                <w:rFonts w:hint="eastAsia"/>
                                <w:b/>
                                <w:sz w:val="24"/>
                                <w:szCs w:val="24"/>
                              </w:rPr>
                              <w:t>Preliminary version</w:t>
                            </w:r>
                            <w:r>
                              <w:rPr>
                                <w:b/>
                                <w:sz w:val="24"/>
                                <w:szCs w:val="24"/>
                              </w:rPr>
                              <w:br/>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69091078" id="_x0000_s1027" type="#_x0000_t202" style="position:absolute;margin-left:158.8pt;margin-top:453.45pt;width:339.85pt;height: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" filled="f" stroked="f">
                <v:textbox>
                  <w:txbxContent>
                    <w:p w14:paraId="23CECF32" w14:textId="4C1FE127" w:rsidR="00FD7CCA" w:rsidRDefault="00FD7CCA" w:rsidP="00FD7CCA">
                      <w:pPr>
                        <w:jc w:val="right"/>
                        <w:rPr>
                          <w:b/>
                          <w:sz w:val="24"/>
                          <w:szCs w:val="24"/>
                        </w:rPr>
                      </w:pPr>
                      <w:r>
                        <w:rPr>
                          <w:b/>
                          <w:sz w:val="24"/>
                          <w:szCs w:val="24"/>
                        </w:rPr>
                        <w:fldChar w:fldCharType="begin"/>
                      </w:r>
                      <w:r>
                        <w:rPr>
                          <w:b/>
                          <w:sz w:val="24"/>
                          <w:szCs w:val="24"/>
                        </w:rPr>
                        <w:instrText xml:space="preserve"> DOCPROPERTY "RevNum"  \* MERGEFORMAT </w:instrText>
                      </w:r>
                      <w:r>
                        <w:rPr>
                          <w:b/>
                          <w:sz w:val="24"/>
                          <w:szCs w:val="24"/>
                        </w:rPr>
                        <w:fldChar w:fldCharType="separate"/>
                      </w:r>
                      <w:r w:rsidR="004B0BBE">
                        <w:rPr>
                          <w:b/>
                          <w:sz w:val="24"/>
                          <w:szCs w:val="24"/>
                        </w:rPr>
                        <w:t>Rev. 0.10</w:t>
                      </w:r>
                      <w:r>
                        <w:rPr>
                          <w:b/>
                          <w:sz w:val="24"/>
                          <w:szCs w:val="24"/>
                        </w:rPr>
                        <w:fldChar w:fldCharType="end"/>
                      </w:r>
                      <w:r>
                        <w:rPr>
                          <w:b/>
                          <w:sz w:val="24"/>
                          <w:szCs w:val="24"/>
                        </w:rPr>
                        <w:t xml:space="preserve"> </w:t>
                      </w:r>
                      <w:sdt>
                        <w:sdtPr>
                          <w:rPr>
                            <w:b/>
                            <w:sz w:val="24"/>
                            <w:szCs w:val="24"/>
                          </w:rPr>
                          <w:alias w:val="Level"/>
                          <w:tag w:val="Level"/>
                          <w:id w:val="446518501"/>
                          <w:dropDownList>
                            <w:listItem w:value="항목을 선택하십시오."/>
                            <w:listItem w:displayText="[G]" w:value="General"/>
                            <w:listItem w:displayText="[A]" w:value="Agreement Required"/>
                            <w:listItem w:displayText="[L]" w:value="License Required"/>
                            <w:listItem w:displayText="[C]" w:value="Customized"/>
                          </w:dropDownList>
                        </w:sdtPr>
                        <w:sdtEndPr/>
                        <w:sdtContent>
                          <w:r w:rsidR="00BF164B">
                            <w:rPr>
                              <w:b/>
                              <w:sz w:val="24"/>
                              <w:szCs w:val="24"/>
                            </w:rPr>
                            <w:t>[G]</w:t>
                          </w:r>
                        </w:sdtContent>
                      </w:sdt>
                    </w:p>
                    <w:p w14:paraId="197CCDA4" w14:textId="42AC16FD" w:rsidR="00A0228E" w:rsidRDefault="00FD7CCA" w:rsidP="00FD7CCA">
                      <w:pPr>
                        <w:wordWrap w:val="0"/>
                        <w:jc w:val="right"/>
                        <w:rPr>
                          <w:b/>
                          <w:sz w:val="24"/>
                          <w:szCs w:val="24"/>
                        </w:rPr>
                      </w:pPr>
                      <w:r>
                        <w:rPr>
                          <w:b/>
                          <w:sz w:val="24"/>
                          <w:szCs w:val="24"/>
                        </w:rPr>
                        <w:fldChar w:fldCharType="begin"/>
                      </w:r>
                      <w:r>
                        <w:rPr>
                          <w:b/>
                          <w:sz w:val="24"/>
                          <w:szCs w:val="24"/>
                        </w:rPr>
                        <w:instrText xml:space="preserve"> DOCPROPERTY  RevDate  \* MERGEFORMAT </w:instrText>
                      </w:r>
                      <w:r>
                        <w:rPr>
                          <w:b/>
                          <w:sz w:val="24"/>
                          <w:szCs w:val="24"/>
                        </w:rPr>
                        <w:fldChar w:fldCharType="separate"/>
                      </w:r>
                      <w:r w:rsidR="000A5E82">
                        <w:rPr>
                          <w:b/>
                          <w:sz w:val="24"/>
                          <w:szCs w:val="24"/>
                        </w:rPr>
                        <w:t>2025-03-19</w:t>
                      </w:r>
                      <w:r>
                        <w:rPr>
                          <w:b/>
                          <w:sz w:val="24"/>
                          <w:szCs w:val="24"/>
                        </w:rPr>
                        <w:fldChar w:fldCharType="end"/>
                      </w:r>
                    </w:p>
                    <w:p w14:paraId="4FEF63E4" w14:textId="3FEBC09F" w:rsidR="00FD7CCA" w:rsidRDefault="00A0228E" w:rsidP="00FD7CCA">
                      <w:pPr>
                        <w:wordWrap w:val="0"/>
                        <w:jc w:val="right"/>
                        <w:rPr>
                          <w:b/>
                          <w:sz w:val="24"/>
                          <w:szCs w:val="24"/>
                        </w:rPr>
                      </w:pPr>
                      <w:r>
                        <w:rPr>
                          <w:rFonts w:hint="eastAsia"/>
                          <w:b/>
                          <w:sz w:val="24"/>
                          <w:szCs w:val="24"/>
                        </w:rPr>
                        <w:t>Preliminary version</w:t>
                      </w:r>
                      <w:r>
                        <w:rPr>
                          <w:b/>
                          <w:sz w:val="24"/>
                          <w:szCs w:val="24"/>
                        </w:rPr>
                        <w:br/>
                      </w:r>
                    </w:p>
                  </w:txbxContent>
                </v:textbox>
                <w10:wrap anchory="page"/>
                <w10:anchorlock/>
              </v:shape>
            </w:pict>
          </mc:Fallback>
        </mc:AlternateContent>
      </w:r>
      <w:r w:rsidRPr="00FD7CCA">
        <w:rPr>
          <w:noProof/>
        </w:rPr>
        <mc:AlternateContent>
          <mc:Choice Requires="wps">
            <w:drawing>
              <wp:anchor distT="0" distB="0" distL="114300" distR="114300" simplePos="0" relativeHeight="251674624" behindDoc="0" locked="1" layoutInCell="1" allowOverlap="1" wp14:anchorId="2603F526" wp14:editId="130F7ECA">
                <wp:simplePos x="0" y="0"/>
                <wp:positionH relativeFrom="margin">
                  <wp:posOffset>-3175</wp:posOffset>
                </wp:positionH>
                <wp:positionV relativeFrom="page">
                  <wp:posOffset>2701925</wp:posOffset>
                </wp:positionV>
                <wp:extent cx="6828790" cy="2565400"/>
                <wp:effectExtent l="0" t="0" r="0" b="6350"/>
                <wp:wrapNone/>
                <wp:docPr id="1354478480"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8790" cy="2565400"/>
                        </a:xfrm>
                        <a:prstGeom prst="rect">
                          <a:avLst/>
                        </a:prstGeom>
                        <a:noFill/>
                        <a:ln w="9525">
                          <a:noFill/>
                          <a:miter lim="800000"/>
                          <a:headEnd/>
                          <a:tailEnd/>
                        </a:ln>
                      </wps:spPr>
                      <wps:txbx>
                        <w:txbxContent>
                          <w:p w14:paraId="202006F3" w14:textId="7EBCCCF4" w:rsidR="00FD7CCA" w:rsidRDefault="00E55C61" w:rsidP="00FD7CCA">
                            <w:pPr>
                              <w:wordWrap w:val="0"/>
                              <w:jc w:val="center"/>
                              <w:rPr>
                                <w:rFonts w:cs="Tahoma"/>
                                <w:sz w:val="60"/>
                                <w:szCs w:val="60"/>
                              </w:rPr>
                            </w:pPr>
                            <w:sdt>
                              <w:sdtPr>
                                <w:rPr>
                                  <w:rFonts w:cs="Tahoma"/>
                                  <w:b/>
                                  <w:sz w:val="72"/>
                                  <w:szCs w:val="72"/>
                                </w:rPr>
                                <w:alias w:val="Product"/>
                                <w:tag w:val="Product"/>
                                <w:id w:val="-1553539755"/>
                                <w:comboBox>
                                  <w:listItem w:value="항목을 선택하십시오."/>
                                  <w:listItem w:displayText="Part Name 기재" w:value=""/>
                                  <w:listItem w:displayText="TCCxxxx" w:value="TCCxxxx"/>
                                  <w:listItem w:displayText="TC" w:value="TC"/>
                                </w:comboBox>
                              </w:sdtPr>
                              <w:sdtEndPr/>
                              <w:sdtContent>
                                <w:r w:rsidR="006D0D50">
                                  <w:rPr>
                                    <w:rFonts w:cs="Tahoma"/>
                                    <w:b/>
                                    <w:sz w:val="72"/>
                                    <w:szCs w:val="72"/>
                                  </w:rPr>
                                  <w:t>TCC805</w:t>
                                </w:r>
                                <w:r w:rsidR="006D0D50">
                                  <w:rPr>
                                    <w:rFonts w:cs="Tahoma" w:hint="eastAsia"/>
                                    <w:b/>
                                    <w:sz w:val="72"/>
                                    <w:szCs w:val="72"/>
                                  </w:rPr>
                                  <w:t>x</w:t>
                                </w:r>
                              </w:sdtContent>
                            </w:sdt>
                            <w:r w:rsidR="00FD7CCA">
                              <w:rPr>
                                <w:rFonts w:cs="Tahoma"/>
                                <w:sz w:val="60"/>
                                <w:szCs w:val="60"/>
                              </w:rPr>
                              <w:t xml:space="preserve"> </w:t>
                            </w:r>
                            <w:sdt>
                              <w:sdtPr>
                                <w:rPr>
                                  <w:rFonts w:cs="Tahoma"/>
                                  <w:b/>
                                  <w:sz w:val="72"/>
                                  <w:szCs w:val="72"/>
                                </w:rPr>
                                <w:alias w:val="Type"/>
                                <w:tag w:val="Type"/>
                                <w:id w:val="1287699606"/>
                                <w:dropDownList>
                                  <w:listItem w:value="항목을 선택하십시오."/>
                                  <w:listItem w:displayText="  " w:value="  "/>
                                  <w:listItem w:displayText="BSP" w:value="BSP"/>
                                  <w:listItem w:displayText="Hardware" w:value="Hardware"/>
                                  <w:listItem w:displayText="SDK" w:value="SDK"/>
                                  <w:listItem w:displayText="Solution" w:value="Solution"/>
                                </w:dropDownList>
                              </w:sdtPr>
                              <w:sdtEndPr/>
                              <w:sdtContent>
                                <w:r w:rsidR="00FD7CCA" w:rsidRPr="00FD7CCA">
                                  <w:rPr>
                                    <w:rFonts w:cs="Tahoma"/>
                                    <w:b/>
                                    <w:sz w:val="72"/>
                                    <w:szCs w:val="72"/>
                                  </w:rPr>
                                  <w:t>Hardware</w:t>
                                </w:r>
                              </w:sdtContent>
                            </w:sdt>
                          </w:p>
                          <w:p w14:paraId="07B75E0A" w14:textId="77777777" w:rsidR="00FD7CCA" w:rsidRDefault="00FD7CCA" w:rsidP="00FD7CCA">
                            <w:pPr>
                              <w:wordWrap w:val="0"/>
                              <w:jc w:val="center"/>
                              <w:rPr>
                                <w:rFonts w:cs="Tahoma"/>
                                <w:b/>
                                <w:sz w:val="40"/>
                                <w:szCs w:val="40"/>
                              </w:rPr>
                            </w:pPr>
                          </w:p>
                          <w:p w14:paraId="209F5D3B" w14:textId="1FE2D29B" w:rsidR="00FD7CCA" w:rsidRDefault="00E55C61" w:rsidP="00FD7CCA">
                            <w:pPr>
                              <w:wordWrap w:val="0"/>
                              <w:jc w:val="center"/>
                              <w:rPr>
                                <w:rFonts w:cs="Tahoma"/>
                                <w:b/>
                                <w:sz w:val="56"/>
                                <w:szCs w:val="56"/>
                              </w:rPr>
                            </w:pPr>
                            <w:sdt>
                              <w:sdtPr>
                                <w:rPr>
                                  <w:rFonts w:cs="Tahoma"/>
                                  <w:b/>
                                  <w:sz w:val="56"/>
                                  <w:szCs w:val="56"/>
                                </w:rPr>
                                <w:alias w:val="Title"/>
                                <w:tag w:val="Title"/>
                                <w:id w:val="845518772"/>
                                <w:dropDownList>
                                  <w:listItem w:value="항목을 선택하십시오."/>
                                  <w:listItem w:displayText="API Specification" w:value="API Specification"/>
                                  <w:listItem w:displayText="Application Note" w:value="Application Note"/>
                                  <w:listItem w:displayText="Assembly Manual" w:value="Assembly Manual"/>
                                  <w:listItem w:displayText="Current Measurement Report" w:value="Current Measurement Report"/>
                                  <w:listItem w:displayText="Design Changes" w:value="Design Changes"/>
                                  <w:listItem w:displayText="Errata" w:value="Errata"/>
                                  <w:listItem w:displayText="Getting Started" w:value="Getting Started"/>
                                  <w:listItem w:displayText="Patch Guide" w:value="Patch Guide"/>
                                  <w:listItem w:displayText="Quick Start Guide" w:value="Quick Start Guide"/>
                                  <w:listItem w:displayText="Reference Manual" w:value="Reference Manual"/>
                                  <w:listItem w:displayText="Release Note" w:value="Release Note"/>
                                  <w:listItem w:displayText="Safety Manual" w:value="Safety Manual"/>
                                  <w:listItem w:displayText="Specification" w:value="Specification"/>
                                  <w:listItem w:displayText="User Guide" w:value="User Guide"/>
                                  <w:listItem w:displayText="Test Result" w:value="Test Result"/>
                                </w:dropDownList>
                              </w:sdtPr>
                              <w:sdtEndPr/>
                              <w:sdtContent>
                                <w:r w:rsidR="00FD7CCA">
                                  <w:rPr>
                                    <w:rFonts w:cs="Tahoma"/>
                                    <w:b/>
                                    <w:sz w:val="56"/>
                                    <w:szCs w:val="56"/>
                                  </w:rPr>
                                  <w:t>Application Note</w:t>
                                </w:r>
                              </w:sdtContent>
                            </w:sdt>
                            <w:r w:rsidR="00FD7CCA">
                              <w:rPr>
                                <w:rFonts w:cs="Tahoma"/>
                                <w:b/>
                                <w:sz w:val="56"/>
                                <w:szCs w:val="56"/>
                              </w:rPr>
                              <w:t xml:space="preserve"> </w:t>
                            </w:r>
                          </w:p>
                          <w:p w14:paraId="1CC871BC" w14:textId="1DAE548D" w:rsidR="00FD7CCA" w:rsidRDefault="00E55C61" w:rsidP="00FD7CCA">
                            <w:pPr>
                              <w:wordWrap w:val="0"/>
                              <w:jc w:val="center"/>
                              <w:rPr>
                                <w:rFonts w:cs="Tahoma"/>
                                <w:b/>
                                <w:sz w:val="56"/>
                                <w:szCs w:val="56"/>
                              </w:rPr>
                            </w:pPr>
                            <w:sdt>
                              <w:sdtPr>
                                <w:rPr>
                                  <w:rFonts w:cs="Tahoma"/>
                                  <w:b/>
                                  <w:sz w:val="56"/>
                                  <w:szCs w:val="56"/>
                                </w:rPr>
                                <w:alias w:val="Detailed title"/>
                                <w:tag w:val="Detailed title"/>
                                <w:id w:val="-1200158894"/>
                                <w:comboBox>
                                  <w:listItem w:value="내용에 맞게 편집하세요"/>
                                  <w:listItem w:displayText="  " w:value="  "/>
                                </w:comboBox>
                              </w:sdtPr>
                              <w:sdtEndPr/>
                              <w:sdtContent>
                                <w:r w:rsidR="004B0BBE">
                                  <w:rPr>
                                    <w:rFonts w:cs="Tahoma"/>
                                    <w:b/>
                                    <w:sz w:val="56"/>
                                    <w:szCs w:val="56"/>
                                  </w:rPr>
                                  <w:t>For</w:t>
                                </w:r>
                                <w:r w:rsidR="004B0BBE">
                                  <w:rPr>
                                    <w:rFonts w:cs="Tahoma" w:hint="eastAsia"/>
                                    <w:b/>
                                    <w:sz w:val="56"/>
                                    <w:szCs w:val="56"/>
                                  </w:rPr>
                                  <w:t xml:space="preserve"> Telechips </w:t>
                                </w:r>
                                <w:r w:rsidR="004B0BBE">
                                  <w:rPr>
                                    <w:rFonts w:cs="Tahoma"/>
                                    <w:b/>
                                    <w:sz w:val="56"/>
                                    <w:szCs w:val="56"/>
                                  </w:rPr>
                                  <w:t>PMIC Design</w:t>
                                </w:r>
                                <w:r w:rsidR="004B0BBE">
                                  <w:rPr>
                                    <w:rFonts w:cs="Tahoma" w:hint="eastAsia"/>
                                    <w:b/>
                                    <w:sz w:val="56"/>
                                    <w:szCs w:val="56"/>
                                  </w:rPr>
                                  <w:t xml:space="preserve"> </w:t>
                                </w:r>
                              </w:sdtContent>
                            </w:sdt>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2603F526" id="_x0000_s1028" type="#_x0000_t202" style="position:absolute;margin-left:-.25pt;margin-top:212.75pt;width:537.7pt;height:20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" filled="f" stroked="f">
                <v:textbox>
                  <w:txbxContent>
                    <w:p w14:paraId="202006F3" w14:textId="7EBCCCF4" w:rsidR="00FD7CCA" w:rsidRDefault="004B7136" w:rsidP="00FD7CCA">
                      <w:pPr>
                        <w:wordWrap w:val="0"/>
                        <w:jc w:val="center"/>
                        <w:rPr>
                          <w:rFonts w:cs="Tahoma"/>
                          <w:sz w:val="60"/>
                          <w:szCs w:val="60"/>
                        </w:rPr>
                      </w:pPr>
                      <w:sdt>
                        <w:sdtPr>
                          <w:rPr>
                            <w:rFonts w:cs="Tahoma"/>
                            <w:b/>
                            <w:sz w:val="72"/>
                            <w:szCs w:val="72"/>
                          </w:rPr>
                          <w:alias w:val="Product"/>
                          <w:tag w:val="Product"/>
                          <w:id w:val="-1553539755"/>
                          <w:comboBox>
                            <w:listItem w:value="항목을 선택하십시오."/>
                            <w:listItem w:displayText="Part Name 기재" w:value=""/>
                            <w:listItem w:displayText="TCCxxxx" w:value="TCCxxxx"/>
                            <w:listItem w:displayText="TC" w:value="TC"/>
                          </w:comboBox>
                        </w:sdtPr>
                        <w:sdtEndPr/>
                        <w:sdtContent>
                          <w:r w:rsidR="006D0D50">
                            <w:rPr>
                              <w:rFonts w:cs="Tahoma"/>
                              <w:b/>
                              <w:sz w:val="72"/>
                              <w:szCs w:val="72"/>
                            </w:rPr>
                            <w:t>TCC805</w:t>
                          </w:r>
                          <w:r w:rsidR="006D0D50">
                            <w:rPr>
                              <w:rFonts w:cs="Tahoma" w:hint="eastAsia"/>
                              <w:b/>
                              <w:sz w:val="72"/>
                              <w:szCs w:val="72"/>
                            </w:rPr>
                            <w:t>x</w:t>
                          </w:r>
                        </w:sdtContent>
                      </w:sdt>
                      <w:r w:rsidR="00FD7CCA">
                        <w:rPr>
                          <w:rFonts w:cs="Tahoma"/>
                          <w:sz w:val="60"/>
                          <w:szCs w:val="60"/>
                        </w:rPr>
                        <w:t xml:space="preserve"> </w:t>
                      </w:r>
                      <w:sdt>
                        <w:sdtPr>
                          <w:rPr>
                            <w:rFonts w:cs="Tahoma"/>
                            <w:b/>
                            <w:sz w:val="72"/>
                            <w:szCs w:val="72"/>
                          </w:rPr>
                          <w:alias w:val="Type"/>
                          <w:tag w:val="Type"/>
                          <w:id w:val="1287699606"/>
                          <w:dropDownList>
                            <w:listItem w:value="항목을 선택하십시오."/>
                            <w:listItem w:displayText="  " w:value="  "/>
                            <w:listItem w:displayText="BSP" w:value="BSP"/>
                            <w:listItem w:displayText="Hardware" w:value="Hardware"/>
                            <w:listItem w:displayText="SDK" w:value="SDK"/>
                            <w:listItem w:displayText="Solution" w:value="Solution"/>
                          </w:dropDownList>
                        </w:sdtPr>
                        <w:sdtEndPr/>
                        <w:sdtContent>
                          <w:r w:rsidR="00FD7CCA" w:rsidRPr="00FD7CCA">
                            <w:rPr>
                              <w:rFonts w:cs="Tahoma"/>
                              <w:b/>
                              <w:sz w:val="72"/>
                              <w:szCs w:val="72"/>
                            </w:rPr>
                            <w:t>Hardware</w:t>
                          </w:r>
                        </w:sdtContent>
                      </w:sdt>
                    </w:p>
                    <w:p w14:paraId="07B75E0A" w14:textId="77777777" w:rsidR="00FD7CCA" w:rsidRDefault="00FD7CCA" w:rsidP="00FD7CCA">
                      <w:pPr>
                        <w:wordWrap w:val="0"/>
                        <w:jc w:val="center"/>
                        <w:rPr>
                          <w:rFonts w:cs="Tahoma"/>
                          <w:b/>
                          <w:sz w:val="40"/>
                          <w:szCs w:val="40"/>
                        </w:rPr>
                      </w:pPr>
                    </w:p>
                    <w:p w14:paraId="209F5D3B" w14:textId="1FE2D29B" w:rsidR="00FD7CCA" w:rsidRDefault="004B7136" w:rsidP="00FD7CCA">
                      <w:pPr>
                        <w:wordWrap w:val="0"/>
                        <w:jc w:val="center"/>
                        <w:rPr>
                          <w:rFonts w:cs="Tahoma"/>
                          <w:b/>
                          <w:sz w:val="56"/>
                          <w:szCs w:val="56"/>
                        </w:rPr>
                      </w:pPr>
                      <w:sdt>
                        <w:sdtPr>
                          <w:rPr>
                            <w:rFonts w:cs="Tahoma"/>
                            <w:b/>
                            <w:sz w:val="56"/>
                            <w:szCs w:val="56"/>
                          </w:rPr>
                          <w:alias w:val="Title"/>
                          <w:tag w:val="Title"/>
                          <w:id w:val="845518772"/>
                          <w:dropDownList>
                            <w:listItem w:value="항목을 선택하십시오."/>
                            <w:listItem w:displayText="API Specification" w:value="API Specification"/>
                            <w:listItem w:displayText="Application Note" w:value="Application Note"/>
                            <w:listItem w:displayText="Assembly Manual" w:value="Assembly Manual"/>
                            <w:listItem w:displayText="Current Measurement Report" w:value="Current Measurement Report"/>
                            <w:listItem w:displayText="Design Changes" w:value="Design Changes"/>
                            <w:listItem w:displayText="Errata" w:value="Errata"/>
                            <w:listItem w:displayText="Getting Started" w:value="Getting Started"/>
                            <w:listItem w:displayText="Patch Guide" w:value="Patch Guide"/>
                            <w:listItem w:displayText="Quick Start Guide" w:value="Quick Start Guide"/>
                            <w:listItem w:displayText="Reference Manual" w:value="Reference Manual"/>
                            <w:listItem w:displayText="Release Note" w:value="Release Note"/>
                            <w:listItem w:displayText="Safety Manual" w:value="Safety Manual"/>
                            <w:listItem w:displayText="Specification" w:value="Specification"/>
                            <w:listItem w:displayText="User Guide" w:value="User Guide"/>
                            <w:listItem w:displayText="Test Result" w:value="Test Result"/>
                          </w:dropDownList>
                        </w:sdtPr>
                        <w:sdtEndPr/>
                        <w:sdtContent>
                          <w:r w:rsidR="00FD7CCA">
                            <w:rPr>
                              <w:rFonts w:cs="Tahoma"/>
                              <w:b/>
                              <w:sz w:val="56"/>
                              <w:szCs w:val="56"/>
                            </w:rPr>
                            <w:t>Application Note</w:t>
                          </w:r>
                        </w:sdtContent>
                      </w:sdt>
                      <w:r w:rsidR="00FD7CCA">
                        <w:rPr>
                          <w:rFonts w:cs="Tahoma"/>
                          <w:b/>
                          <w:sz w:val="56"/>
                          <w:szCs w:val="56"/>
                        </w:rPr>
                        <w:t xml:space="preserve"> </w:t>
                      </w:r>
                    </w:p>
                    <w:p w14:paraId="1CC871BC" w14:textId="1DAE548D" w:rsidR="00FD7CCA" w:rsidRDefault="004B7136" w:rsidP="00FD7CCA">
                      <w:pPr>
                        <w:wordWrap w:val="0"/>
                        <w:jc w:val="center"/>
                        <w:rPr>
                          <w:rFonts w:cs="Tahoma"/>
                          <w:b/>
                          <w:sz w:val="56"/>
                          <w:szCs w:val="56"/>
                        </w:rPr>
                      </w:pPr>
                      <w:sdt>
                        <w:sdtPr>
                          <w:rPr>
                            <w:rFonts w:cs="Tahoma"/>
                            <w:b/>
                            <w:sz w:val="56"/>
                            <w:szCs w:val="56"/>
                          </w:rPr>
                          <w:alias w:val="Detailed title"/>
                          <w:tag w:val="Detailed title"/>
                          <w:id w:val="-1200158894"/>
                          <w:comboBox>
                            <w:listItem w:value="내용에 맞게 편집하세요"/>
                            <w:listItem w:displayText="  " w:value="  "/>
                          </w:comboBox>
                        </w:sdtPr>
                        <w:sdtEndPr/>
                        <w:sdtContent>
                          <w:r w:rsidR="004B0BBE">
                            <w:rPr>
                              <w:rFonts w:cs="Tahoma"/>
                              <w:b/>
                              <w:sz w:val="56"/>
                              <w:szCs w:val="56"/>
                            </w:rPr>
                            <w:t>For</w:t>
                          </w:r>
                          <w:r w:rsidR="004B0BBE">
                            <w:rPr>
                              <w:rFonts w:cs="Tahoma" w:hint="eastAsia"/>
                              <w:b/>
                              <w:sz w:val="56"/>
                              <w:szCs w:val="56"/>
                            </w:rPr>
                            <w:t xml:space="preserve"> Telechips </w:t>
                          </w:r>
                          <w:r w:rsidR="004B0BBE">
                            <w:rPr>
                              <w:rFonts w:cs="Tahoma"/>
                              <w:b/>
                              <w:sz w:val="56"/>
                              <w:szCs w:val="56"/>
                            </w:rPr>
                            <w:t>PMIC Design</w:t>
                          </w:r>
                          <w:r w:rsidR="004B0BBE">
                            <w:rPr>
                              <w:rFonts w:cs="Tahoma" w:hint="eastAsia"/>
                              <w:b/>
                              <w:sz w:val="56"/>
                              <w:szCs w:val="56"/>
                            </w:rPr>
                            <w:t xml:space="preserve"> </w:t>
                          </w:r>
                        </w:sdtContent>
                      </w:sdt>
                    </w:p>
                  </w:txbxContent>
                </v:textbox>
                <w10:wrap anchorx="margin" anchory="page"/>
                <w10:anchorlock/>
              </v:shape>
            </w:pict>
          </mc:Fallback>
        </mc:AlternateContent>
      </w:r>
    </w:p>
    <w:p w14:paraId="1D5497DB" w14:textId="77777777" w:rsidR="00FD7CCA" w:rsidRPr="00FD7CCA" w:rsidRDefault="00FD7CCA" w:rsidP="00FD7CCA">
      <w:pPr>
        <w:rPr>
          <w:b/>
          <w:caps/>
          <w:sz w:val="22"/>
          <w:szCs w:val="22"/>
        </w:rPr>
      </w:pPr>
    </w:p>
    <w:p w14:paraId="515263EE" w14:textId="6B4D96A4" w:rsidR="00FD7CCA" w:rsidRPr="00FD7CCA" w:rsidRDefault="00FD7CCA" w:rsidP="00FD7CCA">
      <w:pPr>
        <w:widowControl/>
        <w:autoSpaceDE/>
        <w:jc w:val="left"/>
        <w:rPr>
          <w:b/>
          <w:caps/>
          <w:sz w:val="22"/>
          <w:szCs w:val="22"/>
        </w:rPr>
      </w:pPr>
    </w:p>
    <w:p w14:paraId="5EEC3467" w14:textId="77777777" w:rsidR="005F0CF6" w:rsidRDefault="005F0CF6" w:rsidP="005F0CF6">
      <w:pPr>
        <w:sectPr w:rsidR="005F0CF6" w:rsidSect="00B434F3">
          <w:footerReference w:type="even" r:id="rId15"/>
          <w:pgSz w:w="11906" w:h="16838" w:code="9"/>
          <w:pgMar w:top="1418" w:right="714" w:bottom="1134" w:left="714" w:header="567" w:footer="567" w:gutter="0"/>
          <w:cols w:space="720"/>
          <w:docGrid w:linePitch="280"/>
        </w:sectPr>
      </w:pPr>
    </w:p>
    <w:p w14:paraId="26A34AC8" w14:textId="77777777" w:rsidR="00FD45AF" w:rsidRPr="0002152E" w:rsidRDefault="00FD45AF" w:rsidP="00893979">
      <w:pPr>
        <w:pStyle w:val="Tableofcontents"/>
        <w:outlineLvl w:val="0"/>
      </w:pPr>
      <w:bookmarkStart w:id="1" w:name="_Toc193256534"/>
      <w:r w:rsidRPr="0002152E">
        <w:rPr>
          <w:rFonts w:hint="eastAsia"/>
        </w:rPr>
        <w:lastRenderedPageBreak/>
        <w:t>TABLE OF CONTENTS</w:t>
      </w:r>
      <w:bookmarkEnd w:id="1"/>
    </w:p>
    <w:p w14:paraId="61789BB1" w14:textId="77777777" w:rsidR="008736FF" w:rsidRDefault="008736FF" w:rsidP="00967770">
      <w:pPr>
        <w:rPr>
          <w:b/>
        </w:rPr>
      </w:pPr>
    </w:p>
    <w:p w14:paraId="6AF9C89D" w14:textId="77777777" w:rsidR="00FD45AF" w:rsidRDefault="006C27E1" w:rsidP="00967770">
      <w:pPr>
        <w:rPr>
          <w:b/>
        </w:rPr>
      </w:pPr>
      <w:r>
        <w:rPr>
          <w:rFonts w:hint="eastAsia"/>
          <w:b/>
        </w:rPr>
        <w:t>Contents</w:t>
      </w:r>
    </w:p>
    <w:p w14:paraId="0B921DC8" w14:textId="77777777" w:rsidR="00113BEB" w:rsidRDefault="00113BEB"/>
    <w:p w14:paraId="6152DA55" w14:textId="79921831" w:rsidR="004B7136" w:rsidRDefault="004B7136">
      <w:pPr>
        <w:pStyle w:val="10"/>
        <w:rPr>
          <w:rFonts w:asciiTheme="minorHAnsi" w:eastAsiaTheme="minorEastAsia" w:hAnsiTheme="minorHAnsi" w:cstheme="minorBidi"/>
          <w:noProof/>
          <w:sz w:val="22"/>
          <w:szCs w:val="24"/>
          <w14:ligatures w14:val="standardContextual"/>
        </w:rPr>
      </w:pPr>
      <w:r>
        <w:rPr>
          <w:rFonts w:cs="Arial"/>
          <w:spacing w:val="-4"/>
        </w:rPr>
        <w:fldChar w:fldCharType="begin"/>
      </w:r>
      <w:r>
        <w:rPr>
          <w:rFonts w:cs="Arial"/>
          <w:spacing w:val="-4"/>
        </w:rPr>
        <w:instrText xml:space="preserve"> TOC \o "1-3" \h \z \t "Table of contents,1,TCC </w:instrText>
      </w:r>
      <w:r>
        <w:rPr>
          <w:rFonts w:cs="Arial"/>
          <w:spacing w:val="-4"/>
        </w:rPr>
        <w:instrText>레지스터이름캡션</w:instrText>
      </w:r>
      <w:r>
        <w:rPr>
          <w:rFonts w:cs="Arial"/>
          <w:spacing w:val="-4"/>
        </w:rPr>
        <w:instrText xml:space="preserve">,5,TCC </w:instrText>
      </w:r>
      <w:r>
        <w:rPr>
          <w:rFonts w:cs="Arial"/>
          <w:spacing w:val="-4"/>
        </w:rPr>
        <w:instrText>레지스터이름캡션</w:instrText>
      </w:r>
      <w:r>
        <w:rPr>
          <w:rFonts w:cs="Arial"/>
          <w:spacing w:val="-4"/>
        </w:rPr>
        <w:instrText>2,5,</w:instrText>
      </w:r>
      <w:r>
        <w:rPr>
          <w:rFonts w:cs="Arial"/>
          <w:spacing w:val="-4"/>
        </w:rPr>
        <w:instrText>스타일</w:instrText>
      </w:r>
      <w:r>
        <w:rPr>
          <w:rFonts w:cs="Arial"/>
          <w:spacing w:val="-4"/>
        </w:rPr>
        <w:instrText xml:space="preserve">2,5" </w:instrText>
      </w:r>
      <w:r>
        <w:rPr>
          <w:rFonts w:cs="Arial"/>
          <w:spacing w:val="-4"/>
        </w:rPr>
        <w:fldChar w:fldCharType="separate"/>
      </w:r>
      <w:hyperlink w:anchor="_Toc193256534" w:history="1">
        <w:r w:rsidRPr="00BE7FDC">
          <w:rPr>
            <w:rStyle w:val="a8"/>
            <w:noProof/>
          </w:rPr>
          <w:t>TABLE OF CONTENTS</w:t>
        </w:r>
        <w:r>
          <w:rPr>
            <w:noProof/>
            <w:webHidden/>
          </w:rPr>
          <w:tab/>
        </w:r>
        <w:r>
          <w:rPr>
            <w:noProof/>
            <w:webHidden/>
          </w:rPr>
          <w:fldChar w:fldCharType="begin"/>
        </w:r>
        <w:r>
          <w:rPr>
            <w:noProof/>
            <w:webHidden/>
          </w:rPr>
          <w:instrText xml:space="preserve"> PAGEREF _Toc193256534 \h </w:instrText>
        </w:r>
        <w:r>
          <w:rPr>
            <w:noProof/>
            <w:webHidden/>
          </w:rPr>
        </w:r>
        <w:r>
          <w:rPr>
            <w:noProof/>
            <w:webHidden/>
          </w:rPr>
          <w:fldChar w:fldCharType="separate"/>
        </w:r>
        <w:r>
          <w:rPr>
            <w:noProof/>
            <w:webHidden/>
          </w:rPr>
          <w:t>2</w:t>
        </w:r>
        <w:r>
          <w:rPr>
            <w:noProof/>
            <w:webHidden/>
          </w:rPr>
          <w:fldChar w:fldCharType="end"/>
        </w:r>
      </w:hyperlink>
    </w:p>
    <w:p w14:paraId="428EDFB9" w14:textId="730FC593" w:rsidR="004B7136" w:rsidRDefault="00E55C61">
      <w:pPr>
        <w:pStyle w:val="10"/>
        <w:rPr>
          <w:rFonts w:asciiTheme="minorHAnsi" w:eastAsiaTheme="minorEastAsia" w:hAnsiTheme="minorHAnsi" w:cstheme="minorBidi"/>
          <w:noProof/>
          <w:sz w:val="22"/>
          <w:szCs w:val="24"/>
          <w14:ligatures w14:val="standardContextual"/>
        </w:rPr>
      </w:pPr>
      <w:hyperlink w:anchor="_Toc193256535" w:history="1">
        <w:r w:rsidR="004B7136" w:rsidRPr="00BE7FDC">
          <w:rPr>
            <w:rStyle w:val="a8"/>
            <w:noProof/>
          </w:rPr>
          <w:t>1</w:t>
        </w:r>
        <w:r w:rsidR="004B7136">
          <w:rPr>
            <w:rFonts w:asciiTheme="minorHAnsi" w:eastAsiaTheme="minorEastAsia" w:hAnsiTheme="minorHAnsi" w:cstheme="minorBidi"/>
            <w:noProof/>
            <w:sz w:val="22"/>
            <w:szCs w:val="24"/>
            <w14:ligatures w14:val="standardContextual"/>
          </w:rPr>
          <w:tab/>
        </w:r>
        <w:r w:rsidR="004B7136" w:rsidRPr="00BE7FDC">
          <w:rPr>
            <w:rStyle w:val="a8"/>
            <w:noProof/>
          </w:rPr>
          <w:t>Introduction</w:t>
        </w:r>
        <w:r w:rsidR="004B7136">
          <w:rPr>
            <w:noProof/>
            <w:webHidden/>
          </w:rPr>
          <w:tab/>
        </w:r>
        <w:r w:rsidR="004B7136">
          <w:rPr>
            <w:noProof/>
            <w:webHidden/>
          </w:rPr>
          <w:fldChar w:fldCharType="begin"/>
        </w:r>
        <w:r w:rsidR="004B7136">
          <w:rPr>
            <w:noProof/>
            <w:webHidden/>
          </w:rPr>
          <w:instrText xml:space="preserve"> PAGEREF _Toc193256535 \h </w:instrText>
        </w:r>
        <w:r w:rsidR="004B7136">
          <w:rPr>
            <w:noProof/>
            <w:webHidden/>
          </w:rPr>
        </w:r>
        <w:r w:rsidR="004B7136">
          <w:rPr>
            <w:noProof/>
            <w:webHidden/>
          </w:rPr>
          <w:fldChar w:fldCharType="separate"/>
        </w:r>
        <w:r w:rsidR="004B7136">
          <w:rPr>
            <w:noProof/>
            <w:webHidden/>
          </w:rPr>
          <w:t>3</w:t>
        </w:r>
        <w:r w:rsidR="004B7136">
          <w:rPr>
            <w:noProof/>
            <w:webHidden/>
          </w:rPr>
          <w:fldChar w:fldCharType="end"/>
        </w:r>
      </w:hyperlink>
    </w:p>
    <w:p w14:paraId="7E2984CF" w14:textId="77BFCFAB" w:rsidR="004B7136" w:rsidRDefault="00E55C61">
      <w:pPr>
        <w:pStyle w:val="10"/>
        <w:rPr>
          <w:rFonts w:asciiTheme="minorHAnsi" w:eastAsiaTheme="minorEastAsia" w:hAnsiTheme="minorHAnsi" w:cstheme="minorBidi"/>
          <w:noProof/>
          <w:sz w:val="22"/>
          <w:szCs w:val="24"/>
          <w14:ligatures w14:val="standardContextual"/>
        </w:rPr>
      </w:pPr>
      <w:hyperlink w:anchor="_Toc193256536" w:history="1">
        <w:r w:rsidR="004B7136" w:rsidRPr="00BE7FDC">
          <w:rPr>
            <w:rStyle w:val="a8"/>
            <w:noProof/>
          </w:rPr>
          <w:t>2</w:t>
        </w:r>
        <w:r w:rsidR="004B7136">
          <w:rPr>
            <w:rFonts w:asciiTheme="minorHAnsi" w:eastAsiaTheme="minorEastAsia" w:hAnsiTheme="minorHAnsi" w:cstheme="minorBidi"/>
            <w:noProof/>
            <w:sz w:val="22"/>
            <w:szCs w:val="24"/>
            <w14:ligatures w14:val="standardContextual"/>
          </w:rPr>
          <w:tab/>
        </w:r>
        <w:r w:rsidR="004B7136" w:rsidRPr="00BE7FDC">
          <w:rPr>
            <w:rStyle w:val="a8"/>
            <w:noProof/>
          </w:rPr>
          <w:t>Design Guide for TCC805x EVB</w:t>
        </w:r>
        <w:r w:rsidR="004B7136">
          <w:rPr>
            <w:noProof/>
            <w:webHidden/>
          </w:rPr>
          <w:tab/>
        </w:r>
        <w:r w:rsidR="004B7136">
          <w:rPr>
            <w:noProof/>
            <w:webHidden/>
          </w:rPr>
          <w:fldChar w:fldCharType="begin"/>
        </w:r>
        <w:r w:rsidR="004B7136">
          <w:rPr>
            <w:noProof/>
            <w:webHidden/>
          </w:rPr>
          <w:instrText xml:space="preserve"> PAGEREF _Toc193256536 \h </w:instrText>
        </w:r>
        <w:r w:rsidR="004B7136">
          <w:rPr>
            <w:noProof/>
            <w:webHidden/>
          </w:rPr>
        </w:r>
        <w:r w:rsidR="004B7136">
          <w:rPr>
            <w:noProof/>
            <w:webHidden/>
          </w:rPr>
          <w:fldChar w:fldCharType="separate"/>
        </w:r>
        <w:r w:rsidR="004B7136">
          <w:rPr>
            <w:noProof/>
            <w:webHidden/>
          </w:rPr>
          <w:t>4</w:t>
        </w:r>
        <w:r w:rsidR="004B7136">
          <w:rPr>
            <w:noProof/>
            <w:webHidden/>
          </w:rPr>
          <w:fldChar w:fldCharType="end"/>
        </w:r>
      </w:hyperlink>
    </w:p>
    <w:p w14:paraId="19D8F9C7" w14:textId="3A7516AF" w:rsidR="004B7136" w:rsidRDefault="00E55C61">
      <w:pPr>
        <w:pStyle w:val="22"/>
        <w:rPr>
          <w:rFonts w:asciiTheme="minorHAnsi" w:eastAsiaTheme="minorEastAsia" w:hAnsiTheme="minorHAnsi" w:cstheme="minorBidi"/>
          <w:noProof/>
          <w:sz w:val="22"/>
          <w:szCs w:val="24"/>
          <w14:ligatures w14:val="standardContextual"/>
        </w:rPr>
      </w:pPr>
      <w:hyperlink w:anchor="_Toc193256537" w:history="1">
        <w:r w:rsidR="004B7136" w:rsidRPr="00BE7FDC">
          <w:rPr>
            <w:rStyle w:val="a8"/>
            <w:noProof/>
          </w:rPr>
          <w:t>2.1</w:t>
        </w:r>
        <w:r w:rsidR="004B7136">
          <w:rPr>
            <w:rFonts w:asciiTheme="minorHAnsi" w:eastAsiaTheme="minorEastAsia" w:hAnsiTheme="minorHAnsi" w:cstheme="minorBidi"/>
            <w:noProof/>
            <w:sz w:val="22"/>
            <w:szCs w:val="24"/>
            <w14:ligatures w14:val="standardContextual"/>
          </w:rPr>
          <w:tab/>
        </w:r>
        <w:r w:rsidR="004B7136" w:rsidRPr="00BE7FDC">
          <w:rPr>
            <w:rStyle w:val="a8"/>
            <w:noProof/>
          </w:rPr>
          <w:t>Telechips Components Information</w:t>
        </w:r>
        <w:r w:rsidR="004B7136">
          <w:rPr>
            <w:noProof/>
            <w:webHidden/>
          </w:rPr>
          <w:tab/>
        </w:r>
        <w:r w:rsidR="004B7136">
          <w:rPr>
            <w:noProof/>
            <w:webHidden/>
          </w:rPr>
          <w:fldChar w:fldCharType="begin"/>
        </w:r>
        <w:r w:rsidR="004B7136">
          <w:rPr>
            <w:noProof/>
            <w:webHidden/>
          </w:rPr>
          <w:instrText xml:space="preserve"> PAGEREF _Toc193256537 \h </w:instrText>
        </w:r>
        <w:r w:rsidR="004B7136">
          <w:rPr>
            <w:noProof/>
            <w:webHidden/>
          </w:rPr>
        </w:r>
        <w:r w:rsidR="004B7136">
          <w:rPr>
            <w:noProof/>
            <w:webHidden/>
          </w:rPr>
          <w:fldChar w:fldCharType="separate"/>
        </w:r>
        <w:r w:rsidR="004B7136">
          <w:rPr>
            <w:noProof/>
            <w:webHidden/>
          </w:rPr>
          <w:t>4</w:t>
        </w:r>
        <w:r w:rsidR="004B7136">
          <w:rPr>
            <w:noProof/>
            <w:webHidden/>
          </w:rPr>
          <w:fldChar w:fldCharType="end"/>
        </w:r>
      </w:hyperlink>
    </w:p>
    <w:p w14:paraId="33F31572" w14:textId="15CA47F8" w:rsidR="004B7136" w:rsidRDefault="00E55C61">
      <w:pPr>
        <w:pStyle w:val="32"/>
        <w:rPr>
          <w:rFonts w:asciiTheme="minorHAnsi" w:eastAsiaTheme="minorEastAsia" w:hAnsiTheme="minorHAnsi" w:cstheme="minorBidi"/>
          <w:noProof/>
          <w:sz w:val="22"/>
          <w:szCs w:val="24"/>
          <w14:ligatures w14:val="standardContextual"/>
        </w:rPr>
      </w:pPr>
      <w:hyperlink w:anchor="_Toc193256538" w:history="1">
        <w:r w:rsidR="004B7136" w:rsidRPr="00BE7FDC">
          <w:rPr>
            <w:rStyle w:val="a8"/>
            <w:noProof/>
          </w:rPr>
          <w:t>2.1.1</w:t>
        </w:r>
        <w:r w:rsidR="004B7136">
          <w:rPr>
            <w:rFonts w:asciiTheme="minorHAnsi" w:eastAsiaTheme="minorEastAsia" w:hAnsiTheme="minorHAnsi" w:cstheme="minorBidi"/>
            <w:noProof/>
            <w:sz w:val="22"/>
            <w:szCs w:val="24"/>
            <w14:ligatures w14:val="standardContextual"/>
          </w:rPr>
          <w:tab/>
        </w:r>
        <w:r w:rsidR="004B7136" w:rsidRPr="00BE7FDC">
          <w:rPr>
            <w:rStyle w:val="a8"/>
            <w:noProof/>
          </w:rPr>
          <w:t>Brief Specification of TCC5340</w:t>
        </w:r>
        <w:r w:rsidR="004B7136">
          <w:rPr>
            <w:noProof/>
            <w:webHidden/>
          </w:rPr>
          <w:tab/>
        </w:r>
        <w:r w:rsidR="004B7136">
          <w:rPr>
            <w:noProof/>
            <w:webHidden/>
          </w:rPr>
          <w:fldChar w:fldCharType="begin"/>
        </w:r>
        <w:r w:rsidR="004B7136">
          <w:rPr>
            <w:noProof/>
            <w:webHidden/>
          </w:rPr>
          <w:instrText xml:space="preserve"> PAGEREF _Toc193256538 \h </w:instrText>
        </w:r>
        <w:r w:rsidR="004B7136">
          <w:rPr>
            <w:noProof/>
            <w:webHidden/>
          </w:rPr>
        </w:r>
        <w:r w:rsidR="004B7136">
          <w:rPr>
            <w:noProof/>
            <w:webHidden/>
          </w:rPr>
          <w:fldChar w:fldCharType="separate"/>
        </w:r>
        <w:r w:rsidR="004B7136">
          <w:rPr>
            <w:noProof/>
            <w:webHidden/>
          </w:rPr>
          <w:t>4</w:t>
        </w:r>
        <w:r w:rsidR="004B7136">
          <w:rPr>
            <w:noProof/>
            <w:webHidden/>
          </w:rPr>
          <w:fldChar w:fldCharType="end"/>
        </w:r>
      </w:hyperlink>
    </w:p>
    <w:p w14:paraId="0F8A7B34" w14:textId="6AB0ECD6" w:rsidR="004B7136" w:rsidRDefault="00E55C61">
      <w:pPr>
        <w:pStyle w:val="22"/>
        <w:rPr>
          <w:rFonts w:asciiTheme="minorHAnsi" w:eastAsiaTheme="minorEastAsia" w:hAnsiTheme="minorHAnsi" w:cstheme="minorBidi"/>
          <w:noProof/>
          <w:sz w:val="22"/>
          <w:szCs w:val="24"/>
          <w14:ligatures w14:val="standardContextual"/>
        </w:rPr>
      </w:pPr>
      <w:hyperlink w:anchor="_Toc193256539" w:history="1">
        <w:r w:rsidR="004B7136" w:rsidRPr="00BE7FDC">
          <w:rPr>
            <w:rStyle w:val="a8"/>
            <w:noProof/>
          </w:rPr>
          <w:t>2.2</w:t>
        </w:r>
        <w:r w:rsidR="004B7136">
          <w:rPr>
            <w:rFonts w:asciiTheme="minorHAnsi" w:eastAsiaTheme="minorEastAsia" w:hAnsiTheme="minorHAnsi" w:cstheme="minorBidi"/>
            <w:noProof/>
            <w:sz w:val="22"/>
            <w:szCs w:val="24"/>
            <w14:ligatures w14:val="standardContextual"/>
          </w:rPr>
          <w:tab/>
        </w:r>
        <w:r w:rsidR="004B7136" w:rsidRPr="00BE7FDC">
          <w:rPr>
            <w:rStyle w:val="a8"/>
            <w:noProof/>
          </w:rPr>
          <w:t>Block Diagram of PMICs Power Circuit</w:t>
        </w:r>
        <w:r w:rsidR="004B7136">
          <w:rPr>
            <w:noProof/>
            <w:webHidden/>
          </w:rPr>
          <w:tab/>
        </w:r>
        <w:r w:rsidR="004B7136">
          <w:rPr>
            <w:noProof/>
            <w:webHidden/>
          </w:rPr>
          <w:fldChar w:fldCharType="begin"/>
        </w:r>
        <w:r w:rsidR="004B7136">
          <w:rPr>
            <w:noProof/>
            <w:webHidden/>
          </w:rPr>
          <w:instrText xml:space="preserve"> PAGEREF _Toc193256539 \h </w:instrText>
        </w:r>
        <w:r w:rsidR="004B7136">
          <w:rPr>
            <w:noProof/>
            <w:webHidden/>
          </w:rPr>
        </w:r>
        <w:r w:rsidR="004B7136">
          <w:rPr>
            <w:noProof/>
            <w:webHidden/>
          </w:rPr>
          <w:fldChar w:fldCharType="separate"/>
        </w:r>
        <w:r w:rsidR="004B7136">
          <w:rPr>
            <w:noProof/>
            <w:webHidden/>
          </w:rPr>
          <w:t>8</w:t>
        </w:r>
        <w:r w:rsidR="004B7136">
          <w:rPr>
            <w:noProof/>
            <w:webHidden/>
          </w:rPr>
          <w:fldChar w:fldCharType="end"/>
        </w:r>
      </w:hyperlink>
    </w:p>
    <w:p w14:paraId="4EA523A0" w14:textId="72482D75" w:rsidR="004B7136" w:rsidRDefault="00E55C61">
      <w:pPr>
        <w:pStyle w:val="22"/>
        <w:rPr>
          <w:rFonts w:asciiTheme="minorHAnsi" w:eastAsiaTheme="minorEastAsia" w:hAnsiTheme="minorHAnsi" w:cstheme="minorBidi"/>
          <w:noProof/>
          <w:sz w:val="22"/>
          <w:szCs w:val="24"/>
          <w14:ligatures w14:val="standardContextual"/>
        </w:rPr>
      </w:pPr>
      <w:hyperlink w:anchor="_Toc193256540" w:history="1">
        <w:r w:rsidR="004B7136" w:rsidRPr="00BE7FDC">
          <w:rPr>
            <w:rStyle w:val="a8"/>
            <w:noProof/>
          </w:rPr>
          <w:t>2.3</w:t>
        </w:r>
        <w:r w:rsidR="004B7136">
          <w:rPr>
            <w:rFonts w:asciiTheme="minorHAnsi" w:eastAsiaTheme="minorEastAsia" w:hAnsiTheme="minorHAnsi" w:cstheme="minorBidi"/>
            <w:noProof/>
            <w:sz w:val="22"/>
            <w:szCs w:val="24"/>
            <w14:ligatures w14:val="standardContextual"/>
          </w:rPr>
          <w:tab/>
        </w:r>
        <w:r w:rsidR="004B7136" w:rsidRPr="00BE7FDC">
          <w:rPr>
            <w:rStyle w:val="a8"/>
            <w:noProof/>
          </w:rPr>
          <w:t>Design Guide for Preventing IR Drop</w:t>
        </w:r>
        <w:r w:rsidR="004B7136">
          <w:rPr>
            <w:noProof/>
            <w:webHidden/>
          </w:rPr>
          <w:tab/>
        </w:r>
        <w:r w:rsidR="004B7136">
          <w:rPr>
            <w:noProof/>
            <w:webHidden/>
          </w:rPr>
          <w:fldChar w:fldCharType="begin"/>
        </w:r>
        <w:r w:rsidR="004B7136">
          <w:rPr>
            <w:noProof/>
            <w:webHidden/>
          </w:rPr>
          <w:instrText xml:space="preserve"> PAGEREF _Toc193256540 \h </w:instrText>
        </w:r>
        <w:r w:rsidR="004B7136">
          <w:rPr>
            <w:noProof/>
            <w:webHidden/>
          </w:rPr>
        </w:r>
        <w:r w:rsidR="004B7136">
          <w:rPr>
            <w:noProof/>
            <w:webHidden/>
          </w:rPr>
          <w:fldChar w:fldCharType="separate"/>
        </w:r>
        <w:r w:rsidR="004B7136">
          <w:rPr>
            <w:noProof/>
            <w:webHidden/>
          </w:rPr>
          <w:t>9</w:t>
        </w:r>
        <w:r w:rsidR="004B7136">
          <w:rPr>
            <w:noProof/>
            <w:webHidden/>
          </w:rPr>
          <w:fldChar w:fldCharType="end"/>
        </w:r>
      </w:hyperlink>
    </w:p>
    <w:p w14:paraId="305491A2" w14:textId="2A3179A8" w:rsidR="004B7136" w:rsidRDefault="00E55C61">
      <w:pPr>
        <w:pStyle w:val="32"/>
        <w:rPr>
          <w:rFonts w:asciiTheme="minorHAnsi" w:eastAsiaTheme="minorEastAsia" w:hAnsiTheme="minorHAnsi" w:cstheme="minorBidi"/>
          <w:noProof/>
          <w:sz w:val="22"/>
          <w:szCs w:val="24"/>
          <w14:ligatures w14:val="standardContextual"/>
        </w:rPr>
      </w:pPr>
      <w:hyperlink w:anchor="_Toc193256541" w:history="1">
        <w:r w:rsidR="004B7136" w:rsidRPr="00BE7FDC">
          <w:rPr>
            <w:rStyle w:val="a8"/>
            <w:noProof/>
          </w:rPr>
          <w:t>2.3.1</w:t>
        </w:r>
        <w:r w:rsidR="004B7136">
          <w:rPr>
            <w:rFonts w:asciiTheme="minorHAnsi" w:eastAsiaTheme="minorEastAsia" w:hAnsiTheme="minorHAnsi" w:cstheme="minorBidi"/>
            <w:noProof/>
            <w:sz w:val="22"/>
            <w:szCs w:val="24"/>
            <w14:ligatures w14:val="standardContextual"/>
          </w:rPr>
          <w:tab/>
        </w:r>
        <w:r w:rsidR="004B7136" w:rsidRPr="00BE7FDC">
          <w:rPr>
            <w:rStyle w:val="a8"/>
            <w:noProof/>
          </w:rPr>
          <w:t>TCC5340</w:t>
        </w:r>
        <w:r w:rsidR="004B7136">
          <w:rPr>
            <w:noProof/>
            <w:webHidden/>
          </w:rPr>
          <w:tab/>
        </w:r>
        <w:r w:rsidR="004B7136">
          <w:rPr>
            <w:noProof/>
            <w:webHidden/>
          </w:rPr>
          <w:fldChar w:fldCharType="begin"/>
        </w:r>
        <w:r w:rsidR="004B7136">
          <w:rPr>
            <w:noProof/>
            <w:webHidden/>
          </w:rPr>
          <w:instrText xml:space="preserve"> PAGEREF _Toc193256541 \h </w:instrText>
        </w:r>
        <w:r w:rsidR="004B7136">
          <w:rPr>
            <w:noProof/>
            <w:webHidden/>
          </w:rPr>
        </w:r>
        <w:r w:rsidR="004B7136">
          <w:rPr>
            <w:noProof/>
            <w:webHidden/>
          </w:rPr>
          <w:fldChar w:fldCharType="separate"/>
        </w:r>
        <w:r w:rsidR="004B7136">
          <w:rPr>
            <w:noProof/>
            <w:webHidden/>
          </w:rPr>
          <w:t>9</w:t>
        </w:r>
        <w:r w:rsidR="004B7136">
          <w:rPr>
            <w:noProof/>
            <w:webHidden/>
          </w:rPr>
          <w:fldChar w:fldCharType="end"/>
        </w:r>
      </w:hyperlink>
    </w:p>
    <w:p w14:paraId="3763CBE5" w14:textId="7A11358A" w:rsidR="004B7136" w:rsidRDefault="00E55C61">
      <w:pPr>
        <w:pStyle w:val="22"/>
        <w:rPr>
          <w:rFonts w:asciiTheme="minorHAnsi" w:eastAsiaTheme="minorEastAsia" w:hAnsiTheme="minorHAnsi" w:cstheme="minorBidi"/>
          <w:noProof/>
          <w:sz w:val="22"/>
          <w:szCs w:val="24"/>
          <w14:ligatures w14:val="standardContextual"/>
        </w:rPr>
      </w:pPr>
      <w:hyperlink w:anchor="_Toc193256542" w:history="1">
        <w:r w:rsidR="004B7136" w:rsidRPr="00BE7FDC">
          <w:rPr>
            <w:rStyle w:val="a8"/>
            <w:noProof/>
          </w:rPr>
          <w:t>2.4</w:t>
        </w:r>
        <w:r w:rsidR="004B7136">
          <w:rPr>
            <w:rFonts w:asciiTheme="minorHAnsi" w:eastAsiaTheme="minorEastAsia" w:hAnsiTheme="minorHAnsi" w:cstheme="minorBidi"/>
            <w:noProof/>
            <w:sz w:val="22"/>
            <w:szCs w:val="24"/>
            <w14:ligatures w14:val="standardContextual"/>
          </w:rPr>
          <w:tab/>
        </w:r>
        <w:r w:rsidR="004B7136" w:rsidRPr="00BE7FDC">
          <w:rPr>
            <w:rStyle w:val="a8"/>
            <w:noProof/>
          </w:rPr>
          <w:t>Power on and off Sequence</w:t>
        </w:r>
        <w:r w:rsidR="004B7136">
          <w:rPr>
            <w:noProof/>
            <w:webHidden/>
          </w:rPr>
          <w:tab/>
        </w:r>
        <w:r w:rsidR="004B7136">
          <w:rPr>
            <w:noProof/>
            <w:webHidden/>
          </w:rPr>
          <w:fldChar w:fldCharType="begin"/>
        </w:r>
        <w:r w:rsidR="004B7136">
          <w:rPr>
            <w:noProof/>
            <w:webHidden/>
          </w:rPr>
          <w:instrText xml:space="preserve"> PAGEREF _Toc193256542 \h </w:instrText>
        </w:r>
        <w:r w:rsidR="004B7136">
          <w:rPr>
            <w:noProof/>
            <w:webHidden/>
          </w:rPr>
        </w:r>
        <w:r w:rsidR="004B7136">
          <w:rPr>
            <w:noProof/>
            <w:webHidden/>
          </w:rPr>
          <w:fldChar w:fldCharType="separate"/>
        </w:r>
        <w:r w:rsidR="004B7136">
          <w:rPr>
            <w:noProof/>
            <w:webHidden/>
          </w:rPr>
          <w:t>10</w:t>
        </w:r>
        <w:r w:rsidR="004B7136">
          <w:rPr>
            <w:noProof/>
            <w:webHidden/>
          </w:rPr>
          <w:fldChar w:fldCharType="end"/>
        </w:r>
      </w:hyperlink>
    </w:p>
    <w:p w14:paraId="0A91D414" w14:textId="04BE0A12" w:rsidR="004B7136" w:rsidRDefault="00E55C61">
      <w:pPr>
        <w:pStyle w:val="32"/>
        <w:rPr>
          <w:rFonts w:asciiTheme="minorHAnsi" w:eastAsiaTheme="minorEastAsia" w:hAnsiTheme="minorHAnsi" w:cstheme="minorBidi"/>
          <w:noProof/>
          <w:sz w:val="22"/>
          <w:szCs w:val="24"/>
          <w14:ligatures w14:val="standardContextual"/>
        </w:rPr>
      </w:pPr>
      <w:hyperlink w:anchor="_Toc193256543" w:history="1">
        <w:r w:rsidR="004B7136" w:rsidRPr="00BE7FDC">
          <w:rPr>
            <w:rStyle w:val="a8"/>
            <w:noProof/>
          </w:rPr>
          <w:t>2.4.1</w:t>
        </w:r>
        <w:r w:rsidR="004B7136">
          <w:rPr>
            <w:rFonts w:asciiTheme="minorHAnsi" w:eastAsiaTheme="minorEastAsia" w:hAnsiTheme="minorHAnsi" w:cstheme="minorBidi"/>
            <w:noProof/>
            <w:sz w:val="22"/>
            <w:szCs w:val="24"/>
            <w14:ligatures w14:val="standardContextual"/>
          </w:rPr>
          <w:tab/>
        </w:r>
        <w:r w:rsidR="004B7136" w:rsidRPr="00BE7FDC">
          <w:rPr>
            <w:rStyle w:val="a8"/>
            <w:noProof/>
          </w:rPr>
          <w:t>Transistor Circuit for Power on and off Control</w:t>
        </w:r>
        <w:r w:rsidR="004B7136">
          <w:rPr>
            <w:noProof/>
            <w:webHidden/>
          </w:rPr>
          <w:tab/>
        </w:r>
        <w:r w:rsidR="004B7136">
          <w:rPr>
            <w:noProof/>
            <w:webHidden/>
          </w:rPr>
          <w:fldChar w:fldCharType="begin"/>
        </w:r>
        <w:r w:rsidR="004B7136">
          <w:rPr>
            <w:noProof/>
            <w:webHidden/>
          </w:rPr>
          <w:instrText xml:space="preserve"> PAGEREF _Toc193256543 \h </w:instrText>
        </w:r>
        <w:r w:rsidR="004B7136">
          <w:rPr>
            <w:noProof/>
            <w:webHidden/>
          </w:rPr>
        </w:r>
        <w:r w:rsidR="004B7136">
          <w:rPr>
            <w:noProof/>
            <w:webHidden/>
          </w:rPr>
          <w:fldChar w:fldCharType="separate"/>
        </w:r>
        <w:r w:rsidR="004B7136">
          <w:rPr>
            <w:noProof/>
            <w:webHidden/>
          </w:rPr>
          <w:t>10</w:t>
        </w:r>
        <w:r w:rsidR="004B7136">
          <w:rPr>
            <w:noProof/>
            <w:webHidden/>
          </w:rPr>
          <w:fldChar w:fldCharType="end"/>
        </w:r>
      </w:hyperlink>
    </w:p>
    <w:p w14:paraId="1781CC79" w14:textId="21658DD0" w:rsidR="004B7136" w:rsidRDefault="00E55C61">
      <w:pPr>
        <w:pStyle w:val="32"/>
        <w:rPr>
          <w:rFonts w:asciiTheme="minorHAnsi" w:eastAsiaTheme="minorEastAsia" w:hAnsiTheme="minorHAnsi" w:cstheme="minorBidi"/>
          <w:noProof/>
          <w:sz w:val="22"/>
          <w:szCs w:val="24"/>
          <w14:ligatures w14:val="standardContextual"/>
        </w:rPr>
      </w:pPr>
      <w:hyperlink w:anchor="_Toc193256544" w:history="1">
        <w:r w:rsidR="004B7136" w:rsidRPr="00BE7FDC">
          <w:rPr>
            <w:rStyle w:val="a8"/>
            <w:noProof/>
          </w:rPr>
          <w:t>2.4.2</w:t>
        </w:r>
        <w:r w:rsidR="004B7136">
          <w:rPr>
            <w:rFonts w:asciiTheme="minorHAnsi" w:eastAsiaTheme="minorEastAsia" w:hAnsiTheme="minorHAnsi" w:cstheme="minorBidi"/>
            <w:noProof/>
            <w:sz w:val="22"/>
            <w:szCs w:val="24"/>
            <w14:ligatures w14:val="standardContextual"/>
          </w:rPr>
          <w:tab/>
        </w:r>
        <w:r w:rsidR="004B7136" w:rsidRPr="00BE7FDC">
          <w:rPr>
            <w:rStyle w:val="a8"/>
            <w:noProof/>
          </w:rPr>
          <w:t>Power on Sequence of PMIC and External LDO</w:t>
        </w:r>
        <w:r w:rsidR="004B7136">
          <w:rPr>
            <w:noProof/>
            <w:webHidden/>
          </w:rPr>
          <w:tab/>
        </w:r>
        <w:r w:rsidR="004B7136">
          <w:rPr>
            <w:noProof/>
            <w:webHidden/>
          </w:rPr>
          <w:fldChar w:fldCharType="begin"/>
        </w:r>
        <w:r w:rsidR="004B7136">
          <w:rPr>
            <w:noProof/>
            <w:webHidden/>
          </w:rPr>
          <w:instrText xml:space="preserve"> PAGEREF _Toc193256544 \h </w:instrText>
        </w:r>
        <w:r w:rsidR="004B7136">
          <w:rPr>
            <w:noProof/>
            <w:webHidden/>
          </w:rPr>
        </w:r>
        <w:r w:rsidR="004B7136">
          <w:rPr>
            <w:noProof/>
            <w:webHidden/>
          </w:rPr>
          <w:fldChar w:fldCharType="separate"/>
        </w:r>
        <w:r w:rsidR="004B7136">
          <w:rPr>
            <w:noProof/>
            <w:webHidden/>
          </w:rPr>
          <w:t>11</w:t>
        </w:r>
        <w:r w:rsidR="004B7136">
          <w:rPr>
            <w:noProof/>
            <w:webHidden/>
          </w:rPr>
          <w:fldChar w:fldCharType="end"/>
        </w:r>
      </w:hyperlink>
    </w:p>
    <w:p w14:paraId="698E0330" w14:textId="2DA5D2C1" w:rsidR="004B7136" w:rsidRDefault="00E55C61">
      <w:pPr>
        <w:pStyle w:val="32"/>
        <w:rPr>
          <w:rFonts w:asciiTheme="minorHAnsi" w:eastAsiaTheme="minorEastAsia" w:hAnsiTheme="minorHAnsi" w:cstheme="minorBidi"/>
          <w:noProof/>
          <w:sz w:val="22"/>
          <w:szCs w:val="24"/>
          <w14:ligatures w14:val="standardContextual"/>
        </w:rPr>
      </w:pPr>
      <w:hyperlink w:anchor="_Toc193256545" w:history="1">
        <w:r w:rsidR="004B7136" w:rsidRPr="00BE7FDC">
          <w:rPr>
            <w:rStyle w:val="a8"/>
            <w:noProof/>
          </w:rPr>
          <w:t>2.4.3</w:t>
        </w:r>
        <w:r w:rsidR="004B7136">
          <w:rPr>
            <w:rFonts w:asciiTheme="minorHAnsi" w:eastAsiaTheme="minorEastAsia" w:hAnsiTheme="minorHAnsi" w:cstheme="minorBidi"/>
            <w:noProof/>
            <w:sz w:val="22"/>
            <w:szCs w:val="24"/>
            <w14:ligatures w14:val="standardContextual"/>
          </w:rPr>
          <w:tab/>
        </w:r>
        <w:r w:rsidR="004B7136" w:rsidRPr="00BE7FDC">
          <w:rPr>
            <w:rStyle w:val="a8"/>
            <w:noProof/>
          </w:rPr>
          <w:t>Power off Sequence of PMIC, External Buck, and External LDO</w:t>
        </w:r>
        <w:r w:rsidR="004B7136">
          <w:rPr>
            <w:noProof/>
            <w:webHidden/>
          </w:rPr>
          <w:tab/>
        </w:r>
        <w:r w:rsidR="004B7136">
          <w:rPr>
            <w:noProof/>
            <w:webHidden/>
          </w:rPr>
          <w:fldChar w:fldCharType="begin"/>
        </w:r>
        <w:r w:rsidR="004B7136">
          <w:rPr>
            <w:noProof/>
            <w:webHidden/>
          </w:rPr>
          <w:instrText xml:space="preserve"> PAGEREF _Toc193256545 \h </w:instrText>
        </w:r>
        <w:r w:rsidR="004B7136">
          <w:rPr>
            <w:noProof/>
            <w:webHidden/>
          </w:rPr>
        </w:r>
        <w:r w:rsidR="004B7136">
          <w:rPr>
            <w:noProof/>
            <w:webHidden/>
          </w:rPr>
          <w:fldChar w:fldCharType="separate"/>
        </w:r>
        <w:r w:rsidR="004B7136">
          <w:rPr>
            <w:noProof/>
            <w:webHidden/>
          </w:rPr>
          <w:t>12</w:t>
        </w:r>
        <w:r w:rsidR="004B7136">
          <w:rPr>
            <w:noProof/>
            <w:webHidden/>
          </w:rPr>
          <w:fldChar w:fldCharType="end"/>
        </w:r>
      </w:hyperlink>
    </w:p>
    <w:p w14:paraId="081D4259" w14:textId="62E92E31" w:rsidR="004B7136" w:rsidRDefault="00E55C61">
      <w:pPr>
        <w:pStyle w:val="22"/>
        <w:rPr>
          <w:rFonts w:asciiTheme="minorHAnsi" w:eastAsiaTheme="minorEastAsia" w:hAnsiTheme="minorHAnsi" w:cstheme="minorBidi"/>
          <w:noProof/>
          <w:sz w:val="22"/>
          <w:szCs w:val="24"/>
          <w14:ligatures w14:val="standardContextual"/>
        </w:rPr>
      </w:pPr>
      <w:hyperlink w:anchor="_Toc193256546" w:history="1">
        <w:r w:rsidR="004B7136" w:rsidRPr="00BE7FDC">
          <w:rPr>
            <w:rStyle w:val="a8"/>
            <w:noProof/>
          </w:rPr>
          <w:t>2.5</w:t>
        </w:r>
        <w:r w:rsidR="004B7136">
          <w:rPr>
            <w:rFonts w:asciiTheme="minorHAnsi" w:eastAsiaTheme="minorEastAsia" w:hAnsiTheme="minorHAnsi" w:cstheme="minorBidi"/>
            <w:noProof/>
            <w:sz w:val="22"/>
            <w:szCs w:val="24"/>
            <w14:ligatures w14:val="standardContextual"/>
          </w:rPr>
          <w:tab/>
        </w:r>
        <w:r w:rsidR="004B7136" w:rsidRPr="00BE7FDC">
          <w:rPr>
            <w:rStyle w:val="a8"/>
            <w:noProof/>
          </w:rPr>
          <w:t>Power Rail</w:t>
        </w:r>
        <w:r w:rsidR="004B7136">
          <w:rPr>
            <w:noProof/>
            <w:webHidden/>
          </w:rPr>
          <w:tab/>
        </w:r>
        <w:r w:rsidR="004B7136">
          <w:rPr>
            <w:noProof/>
            <w:webHidden/>
          </w:rPr>
          <w:fldChar w:fldCharType="begin"/>
        </w:r>
        <w:r w:rsidR="004B7136">
          <w:rPr>
            <w:noProof/>
            <w:webHidden/>
          </w:rPr>
          <w:instrText xml:space="preserve"> PAGEREF _Toc193256546 \h </w:instrText>
        </w:r>
        <w:r w:rsidR="004B7136">
          <w:rPr>
            <w:noProof/>
            <w:webHidden/>
          </w:rPr>
        </w:r>
        <w:r w:rsidR="004B7136">
          <w:rPr>
            <w:noProof/>
            <w:webHidden/>
          </w:rPr>
          <w:fldChar w:fldCharType="separate"/>
        </w:r>
        <w:r w:rsidR="004B7136">
          <w:rPr>
            <w:noProof/>
            <w:webHidden/>
          </w:rPr>
          <w:t>13</w:t>
        </w:r>
        <w:r w:rsidR="004B7136">
          <w:rPr>
            <w:noProof/>
            <w:webHidden/>
          </w:rPr>
          <w:fldChar w:fldCharType="end"/>
        </w:r>
      </w:hyperlink>
    </w:p>
    <w:p w14:paraId="6587181D" w14:textId="26FA8D5C" w:rsidR="004B7136" w:rsidRDefault="00E55C61">
      <w:pPr>
        <w:pStyle w:val="10"/>
        <w:rPr>
          <w:rFonts w:asciiTheme="minorHAnsi" w:eastAsiaTheme="minorEastAsia" w:hAnsiTheme="minorHAnsi" w:cstheme="minorBidi"/>
          <w:noProof/>
          <w:sz w:val="22"/>
          <w:szCs w:val="24"/>
          <w14:ligatures w14:val="standardContextual"/>
        </w:rPr>
      </w:pPr>
      <w:hyperlink w:anchor="_Toc193256547" w:history="1">
        <w:r w:rsidR="004B7136" w:rsidRPr="00BE7FDC">
          <w:rPr>
            <w:rStyle w:val="a8"/>
            <w:noProof/>
          </w:rPr>
          <w:t>3</w:t>
        </w:r>
        <w:r w:rsidR="004B7136">
          <w:rPr>
            <w:rFonts w:asciiTheme="minorHAnsi" w:eastAsiaTheme="minorEastAsia" w:hAnsiTheme="minorHAnsi" w:cstheme="minorBidi"/>
            <w:noProof/>
            <w:sz w:val="22"/>
            <w:szCs w:val="24"/>
            <w14:ligatures w14:val="standardContextual"/>
          </w:rPr>
          <w:tab/>
        </w:r>
        <w:r w:rsidR="004B7136" w:rsidRPr="00BE7FDC">
          <w:rPr>
            <w:rStyle w:val="a8"/>
            <w:noProof/>
          </w:rPr>
          <w:t>Power-on and off Sequence</w:t>
        </w:r>
        <w:r w:rsidR="004B7136">
          <w:rPr>
            <w:noProof/>
            <w:webHidden/>
          </w:rPr>
          <w:tab/>
        </w:r>
        <w:r w:rsidR="004B7136">
          <w:rPr>
            <w:noProof/>
            <w:webHidden/>
          </w:rPr>
          <w:fldChar w:fldCharType="begin"/>
        </w:r>
        <w:r w:rsidR="004B7136">
          <w:rPr>
            <w:noProof/>
            <w:webHidden/>
          </w:rPr>
          <w:instrText xml:space="preserve"> PAGEREF _Toc193256547 \h </w:instrText>
        </w:r>
        <w:r w:rsidR="004B7136">
          <w:rPr>
            <w:noProof/>
            <w:webHidden/>
          </w:rPr>
        </w:r>
        <w:r w:rsidR="004B7136">
          <w:rPr>
            <w:noProof/>
            <w:webHidden/>
          </w:rPr>
          <w:fldChar w:fldCharType="separate"/>
        </w:r>
        <w:r w:rsidR="004B7136">
          <w:rPr>
            <w:noProof/>
            <w:webHidden/>
          </w:rPr>
          <w:t>15</w:t>
        </w:r>
        <w:r w:rsidR="004B7136">
          <w:rPr>
            <w:noProof/>
            <w:webHidden/>
          </w:rPr>
          <w:fldChar w:fldCharType="end"/>
        </w:r>
      </w:hyperlink>
    </w:p>
    <w:p w14:paraId="0AB4EAD4" w14:textId="1956F6EF" w:rsidR="004B7136" w:rsidRDefault="00E55C61">
      <w:pPr>
        <w:pStyle w:val="22"/>
        <w:rPr>
          <w:rFonts w:asciiTheme="minorHAnsi" w:eastAsiaTheme="minorEastAsia" w:hAnsiTheme="minorHAnsi" w:cstheme="minorBidi"/>
          <w:noProof/>
          <w:sz w:val="22"/>
          <w:szCs w:val="24"/>
          <w14:ligatures w14:val="standardContextual"/>
        </w:rPr>
      </w:pPr>
      <w:hyperlink w:anchor="_Toc193256548" w:history="1">
        <w:r w:rsidR="004B7136" w:rsidRPr="00BE7FDC">
          <w:rPr>
            <w:rStyle w:val="a8"/>
            <w:noProof/>
          </w:rPr>
          <w:t>3.1</w:t>
        </w:r>
        <w:r w:rsidR="004B7136">
          <w:rPr>
            <w:rFonts w:asciiTheme="minorHAnsi" w:eastAsiaTheme="minorEastAsia" w:hAnsiTheme="minorHAnsi" w:cstheme="minorBidi"/>
            <w:noProof/>
            <w:sz w:val="22"/>
            <w:szCs w:val="24"/>
            <w14:ligatures w14:val="standardContextual"/>
          </w:rPr>
          <w:tab/>
        </w:r>
        <w:r w:rsidR="004B7136" w:rsidRPr="00BE7FDC">
          <w:rPr>
            <w:rStyle w:val="a8"/>
            <w:noProof/>
          </w:rPr>
          <w:t>Power-on/off Sequence Timing of PMIC</w:t>
        </w:r>
        <w:r w:rsidR="004B7136">
          <w:rPr>
            <w:noProof/>
            <w:webHidden/>
          </w:rPr>
          <w:tab/>
        </w:r>
        <w:r w:rsidR="004B7136">
          <w:rPr>
            <w:noProof/>
            <w:webHidden/>
          </w:rPr>
          <w:fldChar w:fldCharType="begin"/>
        </w:r>
        <w:r w:rsidR="004B7136">
          <w:rPr>
            <w:noProof/>
            <w:webHidden/>
          </w:rPr>
          <w:instrText xml:space="preserve"> PAGEREF _Toc193256548 \h </w:instrText>
        </w:r>
        <w:r w:rsidR="004B7136">
          <w:rPr>
            <w:noProof/>
            <w:webHidden/>
          </w:rPr>
        </w:r>
        <w:r w:rsidR="004B7136">
          <w:rPr>
            <w:noProof/>
            <w:webHidden/>
          </w:rPr>
          <w:fldChar w:fldCharType="separate"/>
        </w:r>
        <w:r w:rsidR="004B7136">
          <w:rPr>
            <w:noProof/>
            <w:webHidden/>
          </w:rPr>
          <w:t>15</w:t>
        </w:r>
        <w:r w:rsidR="004B7136">
          <w:rPr>
            <w:noProof/>
            <w:webHidden/>
          </w:rPr>
          <w:fldChar w:fldCharType="end"/>
        </w:r>
      </w:hyperlink>
    </w:p>
    <w:p w14:paraId="59A175C5" w14:textId="4A8DEBA0" w:rsidR="004B7136" w:rsidRDefault="00E55C61">
      <w:pPr>
        <w:pStyle w:val="22"/>
        <w:rPr>
          <w:rFonts w:asciiTheme="minorHAnsi" w:eastAsiaTheme="minorEastAsia" w:hAnsiTheme="minorHAnsi" w:cstheme="minorBidi"/>
          <w:noProof/>
          <w:sz w:val="22"/>
          <w:szCs w:val="24"/>
          <w14:ligatures w14:val="standardContextual"/>
        </w:rPr>
      </w:pPr>
      <w:hyperlink w:anchor="_Toc193256549" w:history="1">
        <w:r w:rsidR="004B7136" w:rsidRPr="00BE7FDC">
          <w:rPr>
            <w:rStyle w:val="a8"/>
            <w:noProof/>
          </w:rPr>
          <w:t>3.2</w:t>
        </w:r>
        <w:r w:rsidR="004B7136">
          <w:rPr>
            <w:rFonts w:asciiTheme="minorHAnsi" w:eastAsiaTheme="minorEastAsia" w:hAnsiTheme="minorHAnsi" w:cstheme="minorBidi"/>
            <w:noProof/>
            <w:sz w:val="22"/>
            <w:szCs w:val="24"/>
            <w14:ligatures w14:val="standardContextual"/>
          </w:rPr>
          <w:tab/>
        </w:r>
        <w:r w:rsidR="004B7136" w:rsidRPr="00BE7FDC">
          <w:rPr>
            <w:rStyle w:val="a8"/>
            <w:noProof/>
          </w:rPr>
          <w:t>Power on Waveform(TBD)</w:t>
        </w:r>
        <w:r w:rsidR="004B7136">
          <w:rPr>
            <w:noProof/>
            <w:webHidden/>
          </w:rPr>
          <w:tab/>
        </w:r>
        <w:r w:rsidR="004B7136">
          <w:rPr>
            <w:noProof/>
            <w:webHidden/>
          </w:rPr>
          <w:fldChar w:fldCharType="begin"/>
        </w:r>
        <w:r w:rsidR="004B7136">
          <w:rPr>
            <w:noProof/>
            <w:webHidden/>
          </w:rPr>
          <w:instrText xml:space="preserve"> PAGEREF _Toc193256549 \h </w:instrText>
        </w:r>
        <w:r w:rsidR="004B7136">
          <w:rPr>
            <w:noProof/>
            <w:webHidden/>
          </w:rPr>
        </w:r>
        <w:r w:rsidR="004B7136">
          <w:rPr>
            <w:noProof/>
            <w:webHidden/>
          </w:rPr>
          <w:fldChar w:fldCharType="separate"/>
        </w:r>
        <w:r w:rsidR="004B7136">
          <w:rPr>
            <w:noProof/>
            <w:webHidden/>
          </w:rPr>
          <w:t>16</w:t>
        </w:r>
        <w:r w:rsidR="004B7136">
          <w:rPr>
            <w:noProof/>
            <w:webHidden/>
          </w:rPr>
          <w:fldChar w:fldCharType="end"/>
        </w:r>
      </w:hyperlink>
    </w:p>
    <w:p w14:paraId="222FED98" w14:textId="092ECB3F" w:rsidR="004B7136" w:rsidRDefault="00E55C61">
      <w:pPr>
        <w:pStyle w:val="22"/>
        <w:rPr>
          <w:rFonts w:asciiTheme="minorHAnsi" w:eastAsiaTheme="minorEastAsia" w:hAnsiTheme="minorHAnsi" w:cstheme="minorBidi"/>
          <w:noProof/>
          <w:sz w:val="22"/>
          <w:szCs w:val="24"/>
          <w14:ligatures w14:val="standardContextual"/>
        </w:rPr>
      </w:pPr>
      <w:hyperlink w:anchor="_Toc193256550" w:history="1">
        <w:r w:rsidR="004B7136" w:rsidRPr="00BE7FDC">
          <w:rPr>
            <w:rStyle w:val="a8"/>
            <w:noProof/>
          </w:rPr>
          <w:t>3.3</w:t>
        </w:r>
        <w:r w:rsidR="004B7136">
          <w:rPr>
            <w:rFonts w:asciiTheme="minorHAnsi" w:eastAsiaTheme="minorEastAsia" w:hAnsiTheme="minorHAnsi" w:cstheme="minorBidi"/>
            <w:noProof/>
            <w:sz w:val="22"/>
            <w:szCs w:val="24"/>
            <w14:ligatures w14:val="standardContextual"/>
          </w:rPr>
          <w:tab/>
        </w:r>
        <w:r w:rsidR="004B7136" w:rsidRPr="00BE7FDC">
          <w:rPr>
            <w:rStyle w:val="a8"/>
            <w:noProof/>
          </w:rPr>
          <w:t>Power off Waveform(TBD)</w:t>
        </w:r>
        <w:r w:rsidR="004B7136">
          <w:rPr>
            <w:noProof/>
            <w:webHidden/>
          </w:rPr>
          <w:tab/>
        </w:r>
        <w:r w:rsidR="004B7136">
          <w:rPr>
            <w:noProof/>
            <w:webHidden/>
          </w:rPr>
          <w:fldChar w:fldCharType="begin"/>
        </w:r>
        <w:r w:rsidR="004B7136">
          <w:rPr>
            <w:noProof/>
            <w:webHidden/>
          </w:rPr>
          <w:instrText xml:space="preserve"> PAGEREF _Toc193256550 \h </w:instrText>
        </w:r>
        <w:r w:rsidR="004B7136">
          <w:rPr>
            <w:noProof/>
            <w:webHidden/>
          </w:rPr>
        </w:r>
        <w:r w:rsidR="004B7136">
          <w:rPr>
            <w:noProof/>
            <w:webHidden/>
          </w:rPr>
          <w:fldChar w:fldCharType="separate"/>
        </w:r>
        <w:r w:rsidR="004B7136">
          <w:rPr>
            <w:noProof/>
            <w:webHidden/>
          </w:rPr>
          <w:t>16</w:t>
        </w:r>
        <w:r w:rsidR="004B7136">
          <w:rPr>
            <w:noProof/>
            <w:webHidden/>
          </w:rPr>
          <w:fldChar w:fldCharType="end"/>
        </w:r>
      </w:hyperlink>
    </w:p>
    <w:p w14:paraId="23BAB0B2" w14:textId="45A1C209" w:rsidR="004B7136" w:rsidRDefault="00E55C61">
      <w:pPr>
        <w:pStyle w:val="10"/>
        <w:rPr>
          <w:rFonts w:asciiTheme="minorHAnsi" w:eastAsiaTheme="minorEastAsia" w:hAnsiTheme="minorHAnsi" w:cstheme="minorBidi"/>
          <w:noProof/>
          <w:sz w:val="22"/>
          <w:szCs w:val="24"/>
          <w14:ligatures w14:val="standardContextual"/>
        </w:rPr>
      </w:pPr>
      <w:hyperlink w:anchor="_Toc193256551" w:history="1">
        <w:r w:rsidR="004B7136" w:rsidRPr="00BE7FDC">
          <w:rPr>
            <w:rStyle w:val="a8"/>
            <w:noProof/>
          </w:rPr>
          <w:t>4</w:t>
        </w:r>
        <w:r w:rsidR="004B7136">
          <w:rPr>
            <w:rFonts w:asciiTheme="minorHAnsi" w:eastAsiaTheme="minorEastAsia" w:hAnsiTheme="minorHAnsi" w:cstheme="minorBidi"/>
            <w:noProof/>
            <w:sz w:val="22"/>
            <w:szCs w:val="24"/>
            <w14:ligatures w14:val="standardContextual"/>
          </w:rPr>
          <w:tab/>
        </w:r>
        <w:r w:rsidR="004B7136" w:rsidRPr="00BE7FDC">
          <w:rPr>
            <w:rStyle w:val="a8"/>
            <w:noProof/>
          </w:rPr>
          <w:t>References</w:t>
        </w:r>
        <w:r w:rsidR="004B7136">
          <w:rPr>
            <w:noProof/>
            <w:webHidden/>
          </w:rPr>
          <w:tab/>
        </w:r>
        <w:r w:rsidR="004B7136">
          <w:rPr>
            <w:noProof/>
            <w:webHidden/>
          </w:rPr>
          <w:fldChar w:fldCharType="begin"/>
        </w:r>
        <w:r w:rsidR="004B7136">
          <w:rPr>
            <w:noProof/>
            <w:webHidden/>
          </w:rPr>
          <w:instrText xml:space="preserve"> PAGEREF _Toc193256551 \h </w:instrText>
        </w:r>
        <w:r w:rsidR="004B7136">
          <w:rPr>
            <w:noProof/>
            <w:webHidden/>
          </w:rPr>
        </w:r>
        <w:r w:rsidR="004B7136">
          <w:rPr>
            <w:noProof/>
            <w:webHidden/>
          </w:rPr>
          <w:fldChar w:fldCharType="separate"/>
        </w:r>
        <w:r w:rsidR="004B7136">
          <w:rPr>
            <w:noProof/>
            <w:webHidden/>
          </w:rPr>
          <w:t>17</w:t>
        </w:r>
        <w:r w:rsidR="004B7136">
          <w:rPr>
            <w:noProof/>
            <w:webHidden/>
          </w:rPr>
          <w:fldChar w:fldCharType="end"/>
        </w:r>
      </w:hyperlink>
    </w:p>
    <w:p w14:paraId="4C195349" w14:textId="149F034C" w:rsidR="004B7136" w:rsidRDefault="00E55C61">
      <w:pPr>
        <w:pStyle w:val="10"/>
        <w:rPr>
          <w:rFonts w:asciiTheme="minorHAnsi" w:eastAsiaTheme="minorEastAsia" w:hAnsiTheme="minorHAnsi" w:cstheme="minorBidi"/>
          <w:noProof/>
          <w:sz w:val="22"/>
          <w:szCs w:val="24"/>
          <w14:ligatures w14:val="standardContextual"/>
        </w:rPr>
      </w:pPr>
      <w:hyperlink w:anchor="_Toc193256552" w:history="1">
        <w:r w:rsidR="004B7136" w:rsidRPr="00BE7FDC">
          <w:rPr>
            <w:rStyle w:val="a8"/>
            <w:noProof/>
          </w:rPr>
          <w:t>5</w:t>
        </w:r>
        <w:r w:rsidR="004B7136">
          <w:rPr>
            <w:rFonts w:asciiTheme="minorHAnsi" w:eastAsiaTheme="minorEastAsia" w:hAnsiTheme="minorHAnsi" w:cstheme="minorBidi"/>
            <w:noProof/>
            <w:sz w:val="22"/>
            <w:szCs w:val="24"/>
            <w14:ligatures w14:val="standardContextual"/>
          </w:rPr>
          <w:tab/>
        </w:r>
        <w:r w:rsidR="004B7136" w:rsidRPr="00BE7FDC">
          <w:rPr>
            <w:rStyle w:val="a8"/>
            <w:noProof/>
          </w:rPr>
          <w:t>Revision History</w:t>
        </w:r>
        <w:r w:rsidR="004B7136">
          <w:rPr>
            <w:noProof/>
            <w:webHidden/>
          </w:rPr>
          <w:tab/>
        </w:r>
        <w:r w:rsidR="004B7136">
          <w:rPr>
            <w:noProof/>
            <w:webHidden/>
          </w:rPr>
          <w:fldChar w:fldCharType="begin"/>
        </w:r>
        <w:r w:rsidR="004B7136">
          <w:rPr>
            <w:noProof/>
            <w:webHidden/>
          </w:rPr>
          <w:instrText xml:space="preserve"> PAGEREF _Toc193256552 \h </w:instrText>
        </w:r>
        <w:r w:rsidR="004B7136">
          <w:rPr>
            <w:noProof/>
            <w:webHidden/>
          </w:rPr>
        </w:r>
        <w:r w:rsidR="004B7136">
          <w:rPr>
            <w:noProof/>
            <w:webHidden/>
          </w:rPr>
          <w:fldChar w:fldCharType="separate"/>
        </w:r>
        <w:r w:rsidR="004B7136">
          <w:rPr>
            <w:noProof/>
            <w:webHidden/>
          </w:rPr>
          <w:t>18</w:t>
        </w:r>
        <w:r w:rsidR="004B7136">
          <w:rPr>
            <w:noProof/>
            <w:webHidden/>
          </w:rPr>
          <w:fldChar w:fldCharType="end"/>
        </w:r>
      </w:hyperlink>
    </w:p>
    <w:p w14:paraId="029D0153" w14:textId="79540249" w:rsidR="004B7136" w:rsidRDefault="00E55C61">
      <w:pPr>
        <w:pStyle w:val="22"/>
        <w:rPr>
          <w:rFonts w:asciiTheme="minorHAnsi" w:eastAsiaTheme="minorEastAsia" w:hAnsiTheme="minorHAnsi" w:cstheme="minorBidi"/>
          <w:noProof/>
          <w:sz w:val="22"/>
          <w:szCs w:val="24"/>
          <w14:ligatures w14:val="standardContextual"/>
        </w:rPr>
      </w:pPr>
      <w:hyperlink w:anchor="_Toc193256553" w:history="1">
        <w:r w:rsidR="004B7136" w:rsidRPr="00BE7FDC">
          <w:rPr>
            <w:rStyle w:val="a8"/>
            <w:noProof/>
          </w:rPr>
          <w:t>Rev. 0.10: 2025-03-19</w:t>
        </w:r>
        <w:r w:rsidR="004B7136">
          <w:rPr>
            <w:noProof/>
            <w:webHidden/>
          </w:rPr>
          <w:tab/>
        </w:r>
        <w:r w:rsidR="004B7136">
          <w:rPr>
            <w:noProof/>
            <w:webHidden/>
          </w:rPr>
          <w:fldChar w:fldCharType="begin"/>
        </w:r>
        <w:r w:rsidR="004B7136">
          <w:rPr>
            <w:noProof/>
            <w:webHidden/>
          </w:rPr>
          <w:instrText xml:space="preserve"> PAGEREF _Toc193256553 \h </w:instrText>
        </w:r>
        <w:r w:rsidR="004B7136">
          <w:rPr>
            <w:noProof/>
            <w:webHidden/>
          </w:rPr>
        </w:r>
        <w:r w:rsidR="004B7136">
          <w:rPr>
            <w:noProof/>
            <w:webHidden/>
          </w:rPr>
          <w:fldChar w:fldCharType="separate"/>
        </w:r>
        <w:r w:rsidR="004B7136">
          <w:rPr>
            <w:noProof/>
            <w:webHidden/>
          </w:rPr>
          <w:t>18</w:t>
        </w:r>
        <w:r w:rsidR="004B7136">
          <w:rPr>
            <w:noProof/>
            <w:webHidden/>
          </w:rPr>
          <w:fldChar w:fldCharType="end"/>
        </w:r>
      </w:hyperlink>
    </w:p>
    <w:p w14:paraId="6A38AE63" w14:textId="74B1AB68" w:rsidR="007B7150" w:rsidRDefault="004B7136" w:rsidP="009B5547">
      <w:pPr>
        <w:pStyle w:val="10"/>
      </w:pPr>
      <w:r>
        <w:rPr>
          <w:rFonts w:cs="Arial"/>
          <w:spacing w:val="-4"/>
        </w:rPr>
        <w:fldChar w:fldCharType="end"/>
      </w:r>
    </w:p>
    <w:p w14:paraId="1B870B6C" w14:textId="77777777" w:rsidR="0079683A" w:rsidRDefault="00967770" w:rsidP="007B7150">
      <w:r w:rsidRPr="00DF063C">
        <w:rPr>
          <w:rFonts w:hint="eastAsia"/>
          <w:b/>
        </w:rPr>
        <w:t>F</w:t>
      </w:r>
      <w:r w:rsidR="007B7150">
        <w:rPr>
          <w:rFonts w:hint="eastAsia"/>
          <w:b/>
        </w:rPr>
        <w:t>igures</w:t>
      </w:r>
    </w:p>
    <w:p w14:paraId="26CDE097" w14:textId="77777777" w:rsidR="00FD45AF" w:rsidRPr="00F915C1" w:rsidRDefault="00FD45AF" w:rsidP="00FD45AF"/>
    <w:p w14:paraId="6FA37623" w14:textId="00A795D2" w:rsidR="004B7136" w:rsidRDefault="00FC37F1">
      <w:pPr>
        <w:pStyle w:val="a9"/>
        <w:tabs>
          <w:tab w:val="right" w:leader="dot" w:pos="10468"/>
        </w:tabs>
        <w:ind w:left="1080" w:hanging="360"/>
        <w:rPr>
          <w:rFonts w:asciiTheme="minorHAnsi" w:eastAsiaTheme="minorEastAsia" w:hAnsiTheme="minorHAnsi" w:cstheme="minorBidi"/>
          <w:noProof/>
          <w:sz w:val="22"/>
          <w:szCs w:val="24"/>
          <w14:ligatures w14:val="standardContextual"/>
        </w:rPr>
      </w:pPr>
      <w:r w:rsidRPr="00F915C1">
        <w:rPr>
          <w:rFonts w:ascii="Verdana" w:hAnsi="Verdana"/>
        </w:rPr>
        <w:fldChar w:fldCharType="begin"/>
      </w:r>
      <w:r w:rsidR="00FD45AF" w:rsidRPr="00F915C1">
        <w:rPr>
          <w:rFonts w:ascii="Verdana" w:hAnsi="Verdana"/>
        </w:rPr>
        <w:instrText xml:space="preserve"> TOC \h \z \c "Figure" </w:instrText>
      </w:r>
      <w:r w:rsidRPr="00F915C1">
        <w:rPr>
          <w:rFonts w:ascii="Verdana" w:hAnsi="Verdana"/>
        </w:rPr>
        <w:fldChar w:fldCharType="separate"/>
      </w:r>
      <w:hyperlink w:anchor="_Toc193256467" w:history="1">
        <w:r w:rsidR="004B7136" w:rsidRPr="007F00B6">
          <w:rPr>
            <w:rStyle w:val="a8"/>
            <w:noProof/>
          </w:rPr>
          <w:t>Figure 2.1 Block Diagram of TCC5340</w:t>
        </w:r>
        <w:r w:rsidR="004B7136">
          <w:rPr>
            <w:noProof/>
            <w:webHidden/>
          </w:rPr>
          <w:tab/>
        </w:r>
        <w:r w:rsidR="004B7136">
          <w:rPr>
            <w:noProof/>
            <w:webHidden/>
          </w:rPr>
          <w:fldChar w:fldCharType="begin"/>
        </w:r>
        <w:r w:rsidR="004B7136">
          <w:rPr>
            <w:noProof/>
            <w:webHidden/>
          </w:rPr>
          <w:instrText xml:space="preserve"> PAGEREF _Toc193256467 \h </w:instrText>
        </w:r>
        <w:r w:rsidR="004B7136">
          <w:rPr>
            <w:noProof/>
            <w:webHidden/>
          </w:rPr>
        </w:r>
        <w:r w:rsidR="004B7136">
          <w:rPr>
            <w:noProof/>
            <w:webHidden/>
          </w:rPr>
          <w:fldChar w:fldCharType="separate"/>
        </w:r>
        <w:r w:rsidR="004B7136">
          <w:rPr>
            <w:noProof/>
            <w:webHidden/>
          </w:rPr>
          <w:t>6</w:t>
        </w:r>
        <w:r w:rsidR="004B7136">
          <w:rPr>
            <w:noProof/>
            <w:webHidden/>
          </w:rPr>
          <w:fldChar w:fldCharType="end"/>
        </w:r>
      </w:hyperlink>
    </w:p>
    <w:p w14:paraId="6CF805FD" w14:textId="7BE8C8ED" w:rsidR="004B7136" w:rsidRDefault="00E55C61">
      <w:pPr>
        <w:pStyle w:val="a9"/>
        <w:tabs>
          <w:tab w:val="right" w:leader="dot" w:pos="10468"/>
        </w:tabs>
        <w:ind w:left="1080" w:hanging="360"/>
        <w:rPr>
          <w:rFonts w:asciiTheme="minorHAnsi" w:eastAsiaTheme="minorEastAsia" w:hAnsiTheme="minorHAnsi" w:cstheme="minorBidi"/>
          <w:noProof/>
          <w:sz w:val="22"/>
          <w:szCs w:val="24"/>
          <w14:ligatures w14:val="standardContextual"/>
        </w:rPr>
      </w:pPr>
      <w:hyperlink w:anchor="_Toc193256468" w:history="1">
        <w:r w:rsidR="004B7136" w:rsidRPr="007F00B6">
          <w:rPr>
            <w:rStyle w:val="a8"/>
            <w:noProof/>
          </w:rPr>
          <w:t>Figure 2.2 Waveform of Peak Current Duty (Single Phase)</w:t>
        </w:r>
        <w:r w:rsidR="004B7136">
          <w:rPr>
            <w:noProof/>
            <w:webHidden/>
          </w:rPr>
          <w:tab/>
        </w:r>
        <w:r w:rsidR="004B7136">
          <w:rPr>
            <w:noProof/>
            <w:webHidden/>
          </w:rPr>
          <w:fldChar w:fldCharType="begin"/>
        </w:r>
        <w:r w:rsidR="004B7136">
          <w:rPr>
            <w:noProof/>
            <w:webHidden/>
          </w:rPr>
          <w:instrText xml:space="preserve"> PAGEREF _Toc193256468 \h </w:instrText>
        </w:r>
        <w:r w:rsidR="004B7136">
          <w:rPr>
            <w:noProof/>
            <w:webHidden/>
          </w:rPr>
        </w:r>
        <w:r w:rsidR="004B7136">
          <w:rPr>
            <w:noProof/>
            <w:webHidden/>
          </w:rPr>
          <w:fldChar w:fldCharType="separate"/>
        </w:r>
        <w:r w:rsidR="004B7136">
          <w:rPr>
            <w:noProof/>
            <w:webHidden/>
          </w:rPr>
          <w:t>8</w:t>
        </w:r>
        <w:r w:rsidR="004B7136">
          <w:rPr>
            <w:noProof/>
            <w:webHidden/>
          </w:rPr>
          <w:fldChar w:fldCharType="end"/>
        </w:r>
      </w:hyperlink>
    </w:p>
    <w:p w14:paraId="020A9CB2" w14:textId="58C1F244" w:rsidR="004B7136" w:rsidRDefault="00E55C61">
      <w:pPr>
        <w:pStyle w:val="a9"/>
        <w:tabs>
          <w:tab w:val="right" w:leader="dot" w:pos="10468"/>
        </w:tabs>
        <w:ind w:left="1080" w:hanging="360"/>
        <w:rPr>
          <w:rFonts w:asciiTheme="minorHAnsi" w:eastAsiaTheme="minorEastAsia" w:hAnsiTheme="minorHAnsi" w:cstheme="minorBidi"/>
          <w:noProof/>
          <w:sz w:val="22"/>
          <w:szCs w:val="24"/>
          <w14:ligatures w14:val="standardContextual"/>
        </w:rPr>
      </w:pPr>
      <w:hyperlink w:anchor="_Toc193256469" w:history="1">
        <w:r w:rsidR="004B7136" w:rsidRPr="007F00B6">
          <w:rPr>
            <w:rStyle w:val="a8"/>
            <w:noProof/>
          </w:rPr>
          <w:t>Figure 2.3 Block Diagram of PMICs Power Circuit</w:t>
        </w:r>
        <w:r w:rsidR="004B7136">
          <w:rPr>
            <w:noProof/>
            <w:webHidden/>
          </w:rPr>
          <w:tab/>
        </w:r>
        <w:r w:rsidR="004B7136">
          <w:rPr>
            <w:noProof/>
            <w:webHidden/>
          </w:rPr>
          <w:fldChar w:fldCharType="begin"/>
        </w:r>
        <w:r w:rsidR="004B7136">
          <w:rPr>
            <w:noProof/>
            <w:webHidden/>
          </w:rPr>
          <w:instrText xml:space="preserve"> PAGEREF _Toc193256469 \h </w:instrText>
        </w:r>
        <w:r w:rsidR="004B7136">
          <w:rPr>
            <w:noProof/>
            <w:webHidden/>
          </w:rPr>
        </w:r>
        <w:r w:rsidR="004B7136">
          <w:rPr>
            <w:noProof/>
            <w:webHidden/>
          </w:rPr>
          <w:fldChar w:fldCharType="separate"/>
        </w:r>
        <w:r w:rsidR="004B7136">
          <w:rPr>
            <w:noProof/>
            <w:webHidden/>
          </w:rPr>
          <w:t>9</w:t>
        </w:r>
        <w:r w:rsidR="004B7136">
          <w:rPr>
            <w:noProof/>
            <w:webHidden/>
          </w:rPr>
          <w:fldChar w:fldCharType="end"/>
        </w:r>
      </w:hyperlink>
    </w:p>
    <w:p w14:paraId="6C2A0DC9" w14:textId="7D02C44A" w:rsidR="004B7136" w:rsidRDefault="00E55C61">
      <w:pPr>
        <w:pStyle w:val="a9"/>
        <w:tabs>
          <w:tab w:val="right" w:leader="dot" w:pos="10468"/>
        </w:tabs>
        <w:ind w:left="1080" w:hanging="360"/>
        <w:rPr>
          <w:rFonts w:asciiTheme="minorHAnsi" w:eastAsiaTheme="minorEastAsia" w:hAnsiTheme="minorHAnsi" w:cstheme="minorBidi"/>
          <w:noProof/>
          <w:sz w:val="22"/>
          <w:szCs w:val="24"/>
          <w14:ligatures w14:val="standardContextual"/>
        </w:rPr>
      </w:pPr>
      <w:hyperlink w:anchor="_Toc193256470" w:history="1">
        <w:r w:rsidR="004B7136" w:rsidRPr="007F00B6">
          <w:rPr>
            <w:rStyle w:val="a8"/>
            <w:noProof/>
          </w:rPr>
          <w:t>Figure 2.4 Power Configuration of TCC5340</w:t>
        </w:r>
        <w:r w:rsidR="004B7136">
          <w:rPr>
            <w:noProof/>
            <w:webHidden/>
          </w:rPr>
          <w:tab/>
        </w:r>
        <w:r w:rsidR="004B7136">
          <w:rPr>
            <w:noProof/>
            <w:webHidden/>
          </w:rPr>
          <w:fldChar w:fldCharType="begin"/>
        </w:r>
        <w:r w:rsidR="004B7136">
          <w:rPr>
            <w:noProof/>
            <w:webHidden/>
          </w:rPr>
          <w:instrText xml:space="preserve"> PAGEREF _Toc193256470 \h </w:instrText>
        </w:r>
        <w:r w:rsidR="004B7136">
          <w:rPr>
            <w:noProof/>
            <w:webHidden/>
          </w:rPr>
        </w:r>
        <w:r w:rsidR="004B7136">
          <w:rPr>
            <w:noProof/>
            <w:webHidden/>
          </w:rPr>
          <w:fldChar w:fldCharType="separate"/>
        </w:r>
        <w:r w:rsidR="004B7136">
          <w:rPr>
            <w:noProof/>
            <w:webHidden/>
          </w:rPr>
          <w:t>10</w:t>
        </w:r>
        <w:r w:rsidR="004B7136">
          <w:rPr>
            <w:noProof/>
            <w:webHidden/>
          </w:rPr>
          <w:fldChar w:fldCharType="end"/>
        </w:r>
      </w:hyperlink>
    </w:p>
    <w:p w14:paraId="245FCFE9" w14:textId="50835650" w:rsidR="004B7136" w:rsidRDefault="00E55C61">
      <w:pPr>
        <w:pStyle w:val="a9"/>
        <w:tabs>
          <w:tab w:val="right" w:leader="dot" w:pos="10468"/>
        </w:tabs>
        <w:ind w:left="1080" w:hanging="360"/>
        <w:rPr>
          <w:rFonts w:asciiTheme="minorHAnsi" w:eastAsiaTheme="minorEastAsia" w:hAnsiTheme="minorHAnsi" w:cstheme="minorBidi"/>
          <w:noProof/>
          <w:sz w:val="22"/>
          <w:szCs w:val="24"/>
          <w14:ligatures w14:val="standardContextual"/>
        </w:rPr>
      </w:pPr>
      <w:hyperlink w:anchor="_Toc193256471" w:history="1">
        <w:r w:rsidR="004B7136" w:rsidRPr="007F00B6">
          <w:rPr>
            <w:rStyle w:val="a8"/>
            <w:noProof/>
          </w:rPr>
          <w:t>Figure 2.5 Transistor and Power Regulator Circuit</w:t>
        </w:r>
        <w:r w:rsidR="004B7136">
          <w:rPr>
            <w:noProof/>
            <w:webHidden/>
          </w:rPr>
          <w:tab/>
        </w:r>
        <w:r w:rsidR="004B7136">
          <w:rPr>
            <w:noProof/>
            <w:webHidden/>
          </w:rPr>
          <w:fldChar w:fldCharType="begin"/>
        </w:r>
        <w:r w:rsidR="004B7136">
          <w:rPr>
            <w:noProof/>
            <w:webHidden/>
          </w:rPr>
          <w:instrText xml:space="preserve"> PAGEREF _Toc193256471 \h </w:instrText>
        </w:r>
        <w:r w:rsidR="004B7136">
          <w:rPr>
            <w:noProof/>
            <w:webHidden/>
          </w:rPr>
        </w:r>
        <w:r w:rsidR="004B7136">
          <w:rPr>
            <w:noProof/>
            <w:webHidden/>
          </w:rPr>
          <w:fldChar w:fldCharType="separate"/>
        </w:r>
        <w:r w:rsidR="004B7136">
          <w:rPr>
            <w:noProof/>
            <w:webHidden/>
          </w:rPr>
          <w:t>11</w:t>
        </w:r>
        <w:r w:rsidR="004B7136">
          <w:rPr>
            <w:noProof/>
            <w:webHidden/>
          </w:rPr>
          <w:fldChar w:fldCharType="end"/>
        </w:r>
      </w:hyperlink>
    </w:p>
    <w:p w14:paraId="0AB7D9D1" w14:textId="701552BC" w:rsidR="004B7136" w:rsidRDefault="00E55C61">
      <w:pPr>
        <w:pStyle w:val="a9"/>
        <w:tabs>
          <w:tab w:val="right" w:leader="dot" w:pos="10468"/>
        </w:tabs>
        <w:ind w:left="1080" w:hanging="360"/>
        <w:rPr>
          <w:rFonts w:asciiTheme="minorHAnsi" w:eastAsiaTheme="minorEastAsia" w:hAnsiTheme="minorHAnsi" w:cstheme="minorBidi"/>
          <w:noProof/>
          <w:sz w:val="22"/>
          <w:szCs w:val="24"/>
          <w14:ligatures w14:val="standardContextual"/>
        </w:rPr>
      </w:pPr>
      <w:hyperlink w:anchor="_Toc193256472" w:history="1">
        <w:r w:rsidR="004B7136" w:rsidRPr="007F00B6">
          <w:rPr>
            <w:rStyle w:val="a8"/>
            <w:noProof/>
          </w:rPr>
          <w:t>Figure 2.6 Power on Sequence Flowchart of PMIC and External LDO</w:t>
        </w:r>
        <w:r w:rsidR="004B7136">
          <w:rPr>
            <w:noProof/>
            <w:webHidden/>
          </w:rPr>
          <w:tab/>
        </w:r>
        <w:r w:rsidR="004B7136">
          <w:rPr>
            <w:noProof/>
            <w:webHidden/>
          </w:rPr>
          <w:fldChar w:fldCharType="begin"/>
        </w:r>
        <w:r w:rsidR="004B7136">
          <w:rPr>
            <w:noProof/>
            <w:webHidden/>
          </w:rPr>
          <w:instrText xml:space="preserve"> PAGEREF _Toc193256472 \h </w:instrText>
        </w:r>
        <w:r w:rsidR="004B7136">
          <w:rPr>
            <w:noProof/>
            <w:webHidden/>
          </w:rPr>
        </w:r>
        <w:r w:rsidR="004B7136">
          <w:rPr>
            <w:noProof/>
            <w:webHidden/>
          </w:rPr>
          <w:fldChar w:fldCharType="separate"/>
        </w:r>
        <w:r w:rsidR="004B7136">
          <w:rPr>
            <w:noProof/>
            <w:webHidden/>
          </w:rPr>
          <w:t>12</w:t>
        </w:r>
        <w:r w:rsidR="004B7136">
          <w:rPr>
            <w:noProof/>
            <w:webHidden/>
          </w:rPr>
          <w:fldChar w:fldCharType="end"/>
        </w:r>
      </w:hyperlink>
    </w:p>
    <w:p w14:paraId="4A2BD4EE" w14:textId="58416BAA" w:rsidR="004B7136" w:rsidRDefault="00E55C61">
      <w:pPr>
        <w:pStyle w:val="a9"/>
        <w:tabs>
          <w:tab w:val="right" w:leader="dot" w:pos="10468"/>
        </w:tabs>
        <w:ind w:left="1080" w:hanging="360"/>
        <w:rPr>
          <w:rFonts w:asciiTheme="minorHAnsi" w:eastAsiaTheme="minorEastAsia" w:hAnsiTheme="minorHAnsi" w:cstheme="minorBidi"/>
          <w:noProof/>
          <w:sz w:val="22"/>
          <w:szCs w:val="24"/>
          <w14:ligatures w14:val="standardContextual"/>
        </w:rPr>
      </w:pPr>
      <w:hyperlink w:anchor="_Toc193256473" w:history="1">
        <w:r w:rsidR="004B7136" w:rsidRPr="007F00B6">
          <w:rPr>
            <w:rStyle w:val="a8"/>
            <w:noProof/>
          </w:rPr>
          <w:t>Figure 2.7 Power off Sequence Flowchart of PMIC and External LDO</w:t>
        </w:r>
        <w:r w:rsidR="004B7136">
          <w:rPr>
            <w:noProof/>
            <w:webHidden/>
          </w:rPr>
          <w:tab/>
        </w:r>
        <w:r w:rsidR="004B7136">
          <w:rPr>
            <w:noProof/>
            <w:webHidden/>
          </w:rPr>
          <w:fldChar w:fldCharType="begin"/>
        </w:r>
        <w:r w:rsidR="004B7136">
          <w:rPr>
            <w:noProof/>
            <w:webHidden/>
          </w:rPr>
          <w:instrText xml:space="preserve"> PAGEREF _Toc193256473 \h </w:instrText>
        </w:r>
        <w:r w:rsidR="004B7136">
          <w:rPr>
            <w:noProof/>
            <w:webHidden/>
          </w:rPr>
        </w:r>
        <w:r w:rsidR="004B7136">
          <w:rPr>
            <w:noProof/>
            <w:webHidden/>
          </w:rPr>
          <w:fldChar w:fldCharType="separate"/>
        </w:r>
        <w:r w:rsidR="004B7136">
          <w:rPr>
            <w:noProof/>
            <w:webHidden/>
          </w:rPr>
          <w:t>13</w:t>
        </w:r>
        <w:r w:rsidR="004B7136">
          <w:rPr>
            <w:noProof/>
            <w:webHidden/>
          </w:rPr>
          <w:fldChar w:fldCharType="end"/>
        </w:r>
      </w:hyperlink>
    </w:p>
    <w:p w14:paraId="0E949C89" w14:textId="363314D3" w:rsidR="004B7136" w:rsidRDefault="00E55C61">
      <w:pPr>
        <w:pStyle w:val="a9"/>
        <w:tabs>
          <w:tab w:val="right" w:leader="dot" w:pos="10468"/>
        </w:tabs>
        <w:ind w:left="1080" w:hanging="360"/>
        <w:rPr>
          <w:rFonts w:asciiTheme="minorHAnsi" w:eastAsiaTheme="minorEastAsia" w:hAnsiTheme="minorHAnsi" w:cstheme="minorBidi"/>
          <w:noProof/>
          <w:sz w:val="22"/>
          <w:szCs w:val="24"/>
          <w14:ligatures w14:val="standardContextual"/>
        </w:rPr>
      </w:pPr>
      <w:hyperlink w:anchor="_Toc193256474" w:history="1">
        <w:r w:rsidR="004B7136" w:rsidRPr="007F00B6">
          <w:rPr>
            <w:rStyle w:val="a8"/>
            <w:noProof/>
          </w:rPr>
          <w:t>Figure 3.1 Power-on/off Sequence Timing of PMIC</w:t>
        </w:r>
        <w:r w:rsidR="004B7136">
          <w:rPr>
            <w:noProof/>
            <w:webHidden/>
          </w:rPr>
          <w:tab/>
        </w:r>
        <w:r w:rsidR="004B7136">
          <w:rPr>
            <w:noProof/>
            <w:webHidden/>
          </w:rPr>
          <w:fldChar w:fldCharType="begin"/>
        </w:r>
        <w:r w:rsidR="004B7136">
          <w:rPr>
            <w:noProof/>
            <w:webHidden/>
          </w:rPr>
          <w:instrText xml:space="preserve"> PAGEREF _Toc193256474 \h </w:instrText>
        </w:r>
        <w:r w:rsidR="004B7136">
          <w:rPr>
            <w:noProof/>
            <w:webHidden/>
          </w:rPr>
        </w:r>
        <w:r w:rsidR="004B7136">
          <w:rPr>
            <w:noProof/>
            <w:webHidden/>
          </w:rPr>
          <w:fldChar w:fldCharType="separate"/>
        </w:r>
        <w:r w:rsidR="004B7136">
          <w:rPr>
            <w:noProof/>
            <w:webHidden/>
          </w:rPr>
          <w:t>16</w:t>
        </w:r>
        <w:r w:rsidR="004B7136">
          <w:rPr>
            <w:noProof/>
            <w:webHidden/>
          </w:rPr>
          <w:fldChar w:fldCharType="end"/>
        </w:r>
      </w:hyperlink>
    </w:p>
    <w:p w14:paraId="3F40E090" w14:textId="22640DA8" w:rsidR="005F0CF6" w:rsidRDefault="00FC37F1" w:rsidP="005F0CF6">
      <w:r w:rsidRPr="00F915C1">
        <w:fldChar w:fldCharType="end"/>
      </w:r>
    </w:p>
    <w:p w14:paraId="36F3D126" w14:textId="77777777" w:rsidR="00382D2A" w:rsidRPr="00243834" w:rsidRDefault="0093182E" w:rsidP="005F0CF6">
      <w:pPr>
        <w:rPr>
          <w:b/>
        </w:rPr>
      </w:pPr>
      <w:r w:rsidRPr="00243834">
        <w:rPr>
          <w:b/>
        </w:rPr>
        <w:t>Tables</w:t>
      </w:r>
    </w:p>
    <w:p w14:paraId="42AB7AAB" w14:textId="77777777" w:rsidR="00382D2A" w:rsidRDefault="00382D2A" w:rsidP="005F0CF6"/>
    <w:p w14:paraId="59718679" w14:textId="4F4CAD7F" w:rsidR="004B7136" w:rsidRDefault="00FC37F1">
      <w:pPr>
        <w:pStyle w:val="a9"/>
        <w:tabs>
          <w:tab w:val="right" w:leader="dot" w:pos="10468"/>
        </w:tabs>
        <w:ind w:left="1080" w:hanging="360"/>
        <w:rPr>
          <w:rFonts w:asciiTheme="minorHAnsi" w:eastAsiaTheme="minorEastAsia" w:hAnsiTheme="minorHAnsi" w:cstheme="minorBidi"/>
          <w:noProof/>
          <w:sz w:val="22"/>
          <w:szCs w:val="24"/>
          <w14:ligatures w14:val="standardContextual"/>
        </w:rPr>
      </w:pPr>
      <w:r>
        <w:fldChar w:fldCharType="begin"/>
      </w:r>
      <w:r w:rsidR="00382D2A">
        <w:instrText xml:space="preserve"> TOC \h \z \c "Table" </w:instrText>
      </w:r>
      <w:r>
        <w:fldChar w:fldCharType="separate"/>
      </w:r>
      <w:hyperlink w:anchor="_Toc193256475" w:history="1">
        <w:r w:rsidR="004B7136" w:rsidRPr="00E206F4">
          <w:rPr>
            <w:rStyle w:val="a8"/>
            <w:noProof/>
          </w:rPr>
          <w:t>Table 2.1 MTP_SEL Description of TCC5340</w:t>
        </w:r>
        <w:r w:rsidR="004B7136">
          <w:rPr>
            <w:noProof/>
            <w:webHidden/>
          </w:rPr>
          <w:tab/>
        </w:r>
        <w:r w:rsidR="004B7136">
          <w:rPr>
            <w:noProof/>
            <w:webHidden/>
          </w:rPr>
          <w:fldChar w:fldCharType="begin"/>
        </w:r>
        <w:r w:rsidR="004B7136">
          <w:rPr>
            <w:noProof/>
            <w:webHidden/>
          </w:rPr>
          <w:instrText xml:space="preserve"> PAGEREF _Toc193256475 \h </w:instrText>
        </w:r>
        <w:r w:rsidR="004B7136">
          <w:rPr>
            <w:noProof/>
            <w:webHidden/>
          </w:rPr>
        </w:r>
        <w:r w:rsidR="004B7136">
          <w:rPr>
            <w:noProof/>
            <w:webHidden/>
          </w:rPr>
          <w:fldChar w:fldCharType="separate"/>
        </w:r>
        <w:r w:rsidR="004B7136">
          <w:rPr>
            <w:noProof/>
            <w:webHidden/>
          </w:rPr>
          <w:t>10</w:t>
        </w:r>
        <w:r w:rsidR="004B7136">
          <w:rPr>
            <w:noProof/>
            <w:webHidden/>
          </w:rPr>
          <w:fldChar w:fldCharType="end"/>
        </w:r>
      </w:hyperlink>
    </w:p>
    <w:p w14:paraId="7340C2D2" w14:textId="74F87D78" w:rsidR="004B7136" w:rsidRDefault="00E55C61">
      <w:pPr>
        <w:pStyle w:val="a9"/>
        <w:tabs>
          <w:tab w:val="right" w:leader="dot" w:pos="10468"/>
        </w:tabs>
        <w:ind w:left="1080" w:hanging="360"/>
        <w:rPr>
          <w:rFonts w:asciiTheme="minorHAnsi" w:eastAsiaTheme="minorEastAsia" w:hAnsiTheme="minorHAnsi" w:cstheme="minorBidi"/>
          <w:noProof/>
          <w:sz w:val="22"/>
          <w:szCs w:val="24"/>
          <w14:ligatures w14:val="standardContextual"/>
        </w:rPr>
      </w:pPr>
      <w:hyperlink w:anchor="_Toc193256476" w:history="1">
        <w:r w:rsidR="004B7136" w:rsidRPr="00E206F4">
          <w:rPr>
            <w:rStyle w:val="a8"/>
            <w:noProof/>
          </w:rPr>
          <w:t>Table 2.2 Truth Table for Transistor Circuit</w:t>
        </w:r>
        <w:r w:rsidR="004B7136">
          <w:rPr>
            <w:noProof/>
            <w:webHidden/>
          </w:rPr>
          <w:tab/>
        </w:r>
        <w:r w:rsidR="004B7136">
          <w:rPr>
            <w:noProof/>
            <w:webHidden/>
          </w:rPr>
          <w:fldChar w:fldCharType="begin"/>
        </w:r>
        <w:r w:rsidR="004B7136">
          <w:rPr>
            <w:noProof/>
            <w:webHidden/>
          </w:rPr>
          <w:instrText xml:space="preserve"> PAGEREF _Toc193256476 \h </w:instrText>
        </w:r>
        <w:r w:rsidR="004B7136">
          <w:rPr>
            <w:noProof/>
            <w:webHidden/>
          </w:rPr>
        </w:r>
        <w:r w:rsidR="004B7136">
          <w:rPr>
            <w:noProof/>
            <w:webHidden/>
          </w:rPr>
          <w:fldChar w:fldCharType="separate"/>
        </w:r>
        <w:r w:rsidR="004B7136">
          <w:rPr>
            <w:noProof/>
            <w:webHidden/>
          </w:rPr>
          <w:t>11</w:t>
        </w:r>
        <w:r w:rsidR="004B7136">
          <w:rPr>
            <w:noProof/>
            <w:webHidden/>
          </w:rPr>
          <w:fldChar w:fldCharType="end"/>
        </w:r>
      </w:hyperlink>
    </w:p>
    <w:p w14:paraId="167EDD97" w14:textId="6370C9A2" w:rsidR="004B7136" w:rsidRDefault="00E55C61">
      <w:pPr>
        <w:pStyle w:val="a9"/>
        <w:tabs>
          <w:tab w:val="right" w:leader="dot" w:pos="10468"/>
        </w:tabs>
        <w:ind w:left="1080" w:hanging="360"/>
        <w:rPr>
          <w:rFonts w:asciiTheme="minorHAnsi" w:eastAsiaTheme="minorEastAsia" w:hAnsiTheme="minorHAnsi" w:cstheme="minorBidi"/>
          <w:noProof/>
          <w:sz w:val="22"/>
          <w:szCs w:val="24"/>
          <w14:ligatures w14:val="standardContextual"/>
        </w:rPr>
      </w:pPr>
      <w:hyperlink w:anchor="_Toc193256477" w:history="1">
        <w:r w:rsidR="004B7136" w:rsidRPr="00E206F4">
          <w:rPr>
            <w:rStyle w:val="a8"/>
            <w:noProof/>
          </w:rPr>
          <w:t>Table 2.3 Power Rail of Telechips PMIC Power Circuit</w:t>
        </w:r>
        <w:r w:rsidR="004B7136">
          <w:rPr>
            <w:noProof/>
            <w:webHidden/>
          </w:rPr>
          <w:tab/>
        </w:r>
        <w:r w:rsidR="004B7136">
          <w:rPr>
            <w:noProof/>
            <w:webHidden/>
          </w:rPr>
          <w:fldChar w:fldCharType="begin"/>
        </w:r>
        <w:r w:rsidR="004B7136">
          <w:rPr>
            <w:noProof/>
            <w:webHidden/>
          </w:rPr>
          <w:instrText xml:space="preserve"> PAGEREF _Toc193256477 \h </w:instrText>
        </w:r>
        <w:r w:rsidR="004B7136">
          <w:rPr>
            <w:noProof/>
            <w:webHidden/>
          </w:rPr>
        </w:r>
        <w:r w:rsidR="004B7136">
          <w:rPr>
            <w:noProof/>
            <w:webHidden/>
          </w:rPr>
          <w:fldChar w:fldCharType="separate"/>
        </w:r>
        <w:r w:rsidR="004B7136">
          <w:rPr>
            <w:noProof/>
            <w:webHidden/>
          </w:rPr>
          <w:t>14</w:t>
        </w:r>
        <w:r w:rsidR="004B7136">
          <w:rPr>
            <w:noProof/>
            <w:webHidden/>
          </w:rPr>
          <w:fldChar w:fldCharType="end"/>
        </w:r>
      </w:hyperlink>
    </w:p>
    <w:p w14:paraId="5B62637D" w14:textId="10148F4A" w:rsidR="00382D2A" w:rsidRDefault="00FC37F1" w:rsidP="005F0CF6">
      <w:pPr>
        <w:sectPr w:rsidR="00382D2A" w:rsidSect="00B434F3">
          <w:headerReference w:type="even" r:id="rId16"/>
          <w:headerReference w:type="default" r:id="rId17"/>
          <w:footerReference w:type="even" r:id="rId18"/>
          <w:footerReference w:type="default" r:id="rId19"/>
          <w:headerReference w:type="first" r:id="rId20"/>
          <w:footerReference w:type="first" r:id="rId21"/>
          <w:footnotePr>
            <w:numRestart w:val="eachPage"/>
          </w:footnotePr>
          <w:pgSz w:w="11906" w:h="16838" w:code="9"/>
          <w:pgMar w:top="1134" w:right="714" w:bottom="1134" w:left="714" w:header="567" w:footer="567" w:gutter="0"/>
          <w:cols w:space="425"/>
          <w:docGrid w:linePitch="360" w:charSpace="-40877"/>
        </w:sectPr>
      </w:pPr>
      <w:r>
        <w:fldChar w:fldCharType="end"/>
      </w:r>
    </w:p>
    <w:p w14:paraId="688F9A09" w14:textId="77777777" w:rsidR="004B6474" w:rsidRDefault="00A905F4" w:rsidP="00EB4BB7">
      <w:pPr>
        <w:pStyle w:val="1"/>
        <w:pageBreakBefore w:val="0"/>
        <w:ind w:left="578" w:hanging="578"/>
      </w:pPr>
      <w:bookmarkStart w:id="2" w:name="_Toc8802953"/>
      <w:bookmarkStart w:id="3" w:name="_Toc8804692"/>
      <w:bookmarkStart w:id="4" w:name="_Ref64624704"/>
      <w:bookmarkStart w:id="5" w:name="_Toc193256535"/>
      <w:bookmarkStart w:id="6" w:name="_Ref171851959"/>
      <w:bookmarkStart w:id="7" w:name="_Toc211309015"/>
      <w:bookmarkStart w:id="8" w:name="_Toc221097422"/>
      <w:bookmarkEnd w:id="2"/>
      <w:bookmarkEnd w:id="3"/>
      <w:r w:rsidRPr="00D0206C">
        <w:rPr>
          <w:rFonts w:hint="eastAsia"/>
        </w:rPr>
        <w:lastRenderedPageBreak/>
        <w:t>Introduction</w:t>
      </w:r>
      <w:bookmarkEnd w:id="4"/>
      <w:bookmarkEnd w:id="5"/>
    </w:p>
    <w:p w14:paraId="6DD25121" w14:textId="787074D8" w:rsidR="00F32741" w:rsidRDefault="00F32741" w:rsidP="00F32741">
      <w:r w:rsidRPr="00D236D4">
        <w:t xml:space="preserve">This document describes </w:t>
      </w:r>
      <w:r>
        <w:t xml:space="preserve">the </w:t>
      </w:r>
      <w:r>
        <w:rPr>
          <w:rFonts w:hint="eastAsia"/>
        </w:rPr>
        <w:t xml:space="preserve">design guide for </w:t>
      </w:r>
      <w:r>
        <w:t xml:space="preserve">Telechips </w:t>
      </w:r>
      <w:r>
        <w:rPr>
          <w:rFonts w:hint="eastAsia"/>
        </w:rPr>
        <w:t>Power Management Integrated Circuits</w:t>
      </w:r>
      <w:r>
        <w:t xml:space="preserve"> (</w:t>
      </w:r>
      <w:r>
        <w:rPr>
          <w:rFonts w:hint="eastAsia"/>
        </w:rPr>
        <w:t>P</w:t>
      </w:r>
      <w:r>
        <w:t xml:space="preserve">MIC) </w:t>
      </w:r>
      <w:r>
        <w:rPr>
          <w:rFonts w:hint="eastAsia"/>
        </w:rPr>
        <w:t>applie</w:t>
      </w:r>
      <w:r>
        <w:t>d</w:t>
      </w:r>
      <w:r>
        <w:rPr>
          <w:rFonts w:hint="eastAsia"/>
        </w:rPr>
        <w:t xml:space="preserve"> to TCC805</w:t>
      </w:r>
      <w:r>
        <w:t>x</w:t>
      </w:r>
      <w:r>
        <w:rPr>
          <w:rFonts w:hint="eastAsia"/>
        </w:rPr>
        <w:t xml:space="preserve"> and </w:t>
      </w:r>
      <w:r>
        <w:t xml:space="preserve">summarizes </w:t>
      </w:r>
      <w:r>
        <w:rPr>
          <w:rFonts w:hint="eastAsia"/>
        </w:rPr>
        <w:t>the test results on the TCC805</w:t>
      </w:r>
      <w:r>
        <w:t>x</w:t>
      </w:r>
      <w:r>
        <w:rPr>
          <w:rFonts w:hint="eastAsia"/>
        </w:rPr>
        <w:t xml:space="preserve"> </w:t>
      </w:r>
      <w:r>
        <w:t>Evaluation Board (</w:t>
      </w:r>
      <w:r>
        <w:rPr>
          <w:rFonts w:hint="eastAsia"/>
        </w:rPr>
        <w:t>E</w:t>
      </w:r>
      <w:r>
        <w:t>VB)</w:t>
      </w:r>
      <w:r>
        <w:rPr>
          <w:rFonts w:hint="eastAsia"/>
        </w:rPr>
        <w:t>.</w:t>
      </w:r>
    </w:p>
    <w:p w14:paraId="0757C20A" w14:textId="41C55EE0" w:rsidR="00BE04D0" w:rsidRDefault="00BE04D0" w:rsidP="00BF4B30">
      <w:pPr>
        <w:widowControl/>
        <w:autoSpaceDE/>
        <w:autoSpaceDN/>
        <w:jc w:val="left"/>
      </w:pPr>
      <w:bookmarkStart w:id="9" w:name="_Toc43976351"/>
      <w:bookmarkStart w:id="10" w:name="_Toc43981276"/>
      <w:bookmarkStart w:id="11" w:name="_Toc43976352"/>
      <w:bookmarkStart w:id="12" w:name="_Toc43981277"/>
      <w:bookmarkStart w:id="13" w:name="_Toc43976354"/>
      <w:bookmarkStart w:id="14" w:name="_Toc43981279"/>
      <w:bookmarkStart w:id="15" w:name="_Toc55204370"/>
      <w:bookmarkStart w:id="16" w:name="_Toc43981283"/>
      <w:bookmarkStart w:id="17" w:name="_Toc43981284"/>
      <w:bookmarkStart w:id="18" w:name="_Toc43981285"/>
      <w:bookmarkStart w:id="19" w:name="_Toc43981286"/>
      <w:bookmarkStart w:id="20" w:name="_Toc43981287"/>
      <w:bookmarkStart w:id="21" w:name="_Toc43976357"/>
      <w:bookmarkStart w:id="22" w:name="_Toc43981288"/>
      <w:bookmarkStart w:id="23" w:name="_Toc43976358"/>
      <w:bookmarkStart w:id="24" w:name="_Toc43981289"/>
      <w:bookmarkStart w:id="25" w:name="_Toc43976359"/>
      <w:bookmarkStart w:id="26" w:name="_Toc43981290"/>
      <w:bookmarkStart w:id="27" w:name="_Toc43976360"/>
      <w:bookmarkStart w:id="28" w:name="_Toc43981291"/>
      <w:bookmarkStart w:id="29" w:name="_Toc43976361"/>
      <w:bookmarkStart w:id="30" w:name="_Toc43981292"/>
      <w:bookmarkStart w:id="31" w:name="_Toc43976362"/>
      <w:bookmarkStart w:id="32" w:name="_Toc43981293"/>
      <w:bookmarkStart w:id="33" w:name="_Toc43976363"/>
      <w:bookmarkStart w:id="34" w:name="_Toc43981294"/>
      <w:bookmarkStart w:id="35" w:name="_Toc43976364"/>
      <w:bookmarkStart w:id="36" w:name="_Toc43981295"/>
      <w:bookmarkStart w:id="37" w:name="_Toc43976365"/>
      <w:bookmarkStart w:id="38" w:name="_Toc43981296"/>
      <w:bookmarkStart w:id="39" w:name="_Toc43976366"/>
      <w:bookmarkStart w:id="40" w:name="_Toc43981297"/>
      <w:bookmarkStart w:id="41" w:name="_Toc43976367"/>
      <w:bookmarkStart w:id="42" w:name="_Toc43981298"/>
      <w:bookmarkStart w:id="43" w:name="_Toc43976368"/>
      <w:bookmarkStart w:id="44" w:name="_Toc43981299"/>
      <w:bookmarkStart w:id="45" w:name="_Toc43976369"/>
      <w:bookmarkStart w:id="46" w:name="_Toc43981300"/>
      <w:bookmarkStart w:id="47" w:name="_Toc43976372"/>
      <w:bookmarkStart w:id="48" w:name="_Toc43981303"/>
      <w:bookmarkStart w:id="49" w:name="_Toc70433452"/>
      <w:bookmarkStart w:id="50" w:name="_Toc70433453"/>
      <w:bookmarkStart w:id="51" w:name="_Toc70433454"/>
      <w:bookmarkStart w:id="52" w:name="_Toc70433480"/>
      <w:bookmarkStart w:id="53" w:name="_Toc64900809"/>
      <w:bookmarkStart w:id="54" w:name="_Toc64900810"/>
      <w:bookmarkStart w:id="55" w:name="_Toc70684857"/>
      <w:bookmarkStart w:id="56" w:name="_Toc70684858"/>
      <w:bookmarkStart w:id="57" w:name="_Toc70684859"/>
      <w:bookmarkStart w:id="58" w:name="_Toc70684860"/>
      <w:bookmarkStart w:id="59" w:name="_Toc70684861"/>
      <w:bookmarkStart w:id="60" w:name="_Toc70684862"/>
      <w:bookmarkStart w:id="61" w:name="_Toc70684863"/>
      <w:bookmarkStart w:id="62" w:name="_Toc70684864"/>
      <w:bookmarkStart w:id="63" w:name="_Toc70684865"/>
      <w:bookmarkStart w:id="64" w:name="_Toc70684866"/>
      <w:bookmarkStart w:id="65" w:name="_Toc70684867"/>
      <w:bookmarkStart w:id="66" w:name="_Toc70684868"/>
      <w:bookmarkStart w:id="67" w:name="_Toc70684869"/>
      <w:bookmarkStart w:id="68" w:name="_Toc70684870"/>
      <w:bookmarkStart w:id="69" w:name="_Toc70684871"/>
      <w:bookmarkStart w:id="70" w:name="_Toc70684872"/>
      <w:bookmarkStart w:id="71" w:name="_Toc70684873"/>
      <w:bookmarkStart w:id="72" w:name="_Toc70684874"/>
      <w:bookmarkStart w:id="73" w:name="_Toc70684875"/>
      <w:bookmarkStart w:id="74" w:name="_Toc64900814"/>
      <w:bookmarkStart w:id="75" w:name="_Toc43981309"/>
      <w:bookmarkStart w:id="76" w:name="_Toc43976379"/>
      <w:bookmarkStart w:id="77" w:name="_Toc43981311"/>
      <w:bookmarkStart w:id="78" w:name="_Toc64900824"/>
      <w:bookmarkStart w:id="79" w:name="_Ref504124836"/>
      <w:bookmarkStart w:id="80" w:name="_Ref50464098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16D6F471" w14:textId="3B33DD94" w:rsidR="00D87961" w:rsidRDefault="00D87961" w:rsidP="00D87961">
      <w:pPr>
        <w:pStyle w:val="1"/>
      </w:pPr>
      <w:bookmarkStart w:id="81" w:name="_Toc166168602"/>
      <w:bookmarkStart w:id="82" w:name="_Toc166168899"/>
      <w:bookmarkStart w:id="83" w:name="_Ref54366171"/>
      <w:bookmarkStart w:id="84" w:name="_Toc193256536"/>
      <w:bookmarkEnd w:id="81"/>
      <w:bookmarkEnd w:id="82"/>
      <w:r>
        <w:rPr>
          <w:rFonts w:hint="eastAsia"/>
        </w:rPr>
        <w:lastRenderedPageBreak/>
        <w:t>Design Guide</w:t>
      </w:r>
      <w:r>
        <w:t xml:space="preserve"> for </w:t>
      </w:r>
      <w:r>
        <w:rPr>
          <w:rFonts w:hint="eastAsia"/>
        </w:rPr>
        <w:t>TCC80</w:t>
      </w:r>
      <w:r w:rsidR="006D0D50">
        <w:t>5</w:t>
      </w:r>
      <w:r w:rsidR="000116E5">
        <w:rPr>
          <w:rFonts w:hint="eastAsia"/>
        </w:rPr>
        <w:t>x</w:t>
      </w:r>
      <w:r w:rsidR="003B0F0C">
        <w:rPr>
          <w:rFonts w:hint="eastAsia"/>
        </w:rPr>
        <w:t xml:space="preserve"> EVB</w:t>
      </w:r>
      <w:bookmarkEnd w:id="83"/>
      <w:bookmarkEnd w:id="84"/>
    </w:p>
    <w:p w14:paraId="683D5D15" w14:textId="2FC24AB8" w:rsidR="00963CCC" w:rsidRDefault="00605A14" w:rsidP="00A0007B">
      <w:r>
        <w:rPr>
          <w:rFonts w:hint="eastAsia"/>
        </w:rPr>
        <w:t xml:space="preserve">The </w:t>
      </w:r>
      <w:r w:rsidR="00963CCC">
        <w:rPr>
          <w:rFonts w:hint="eastAsia"/>
        </w:rPr>
        <w:t>TCC80</w:t>
      </w:r>
      <w:r w:rsidR="006D0D50">
        <w:t>5</w:t>
      </w:r>
      <w:r w:rsidR="00963CCC">
        <w:rPr>
          <w:rFonts w:hint="eastAsia"/>
        </w:rPr>
        <w:t>x EVB is designed by using TCC5</w:t>
      </w:r>
      <w:r w:rsidR="006D0D50">
        <w:t>340</w:t>
      </w:r>
      <w:r w:rsidR="00963CCC">
        <w:rPr>
          <w:rFonts w:hint="eastAsia"/>
        </w:rPr>
        <w:t>.</w:t>
      </w:r>
    </w:p>
    <w:p w14:paraId="646FFCD6" w14:textId="77777777" w:rsidR="00605A14" w:rsidRPr="00963CCC" w:rsidRDefault="00605A14" w:rsidP="00A0007B"/>
    <w:p w14:paraId="162DC77F" w14:textId="034ADA27" w:rsidR="00D87961" w:rsidRPr="00A21771" w:rsidRDefault="00963CCC" w:rsidP="002909E0">
      <w:pPr>
        <w:pStyle w:val="21"/>
      </w:pPr>
      <w:bookmarkStart w:id="85" w:name="_Toc193256537"/>
      <w:r>
        <w:rPr>
          <w:rFonts w:hint="eastAsia"/>
        </w:rPr>
        <w:t>Telechips Components</w:t>
      </w:r>
      <w:r w:rsidR="0061795C">
        <w:rPr>
          <w:rFonts w:hint="eastAsia"/>
        </w:rPr>
        <w:t xml:space="preserve"> </w:t>
      </w:r>
      <w:r w:rsidR="00D87961">
        <w:rPr>
          <w:rFonts w:hint="eastAsia"/>
        </w:rPr>
        <w:t>Information</w:t>
      </w:r>
      <w:bookmarkEnd w:id="85"/>
    </w:p>
    <w:p w14:paraId="754B0B68" w14:textId="65EFFFB6" w:rsidR="00D87961" w:rsidRDefault="00BB45B5" w:rsidP="00BF4B30">
      <w:pPr>
        <w:pStyle w:val="31"/>
      </w:pPr>
      <w:bookmarkStart w:id="86" w:name="_Toc193256538"/>
      <w:r>
        <w:rPr>
          <w:rFonts w:hint="eastAsia"/>
        </w:rPr>
        <w:t xml:space="preserve">Brief </w:t>
      </w:r>
      <w:r>
        <w:t>S</w:t>
      </w:r>
      <w:r>
        <w:rPr>
          <w:rFonts w:hint="eastAsia"/>
        </w:rPr>
        <w:t xml:space="preserve">pecification of </w:t>
      </w:r>
      <w:r w:rsidR="00EC2EA4">
        <w:rPr>
          <w:rFonts w:hint="eastAsia"/>
        </w:rPr>
        <w:t>T</w:t>
      </w:r>
      <w:r w:rsidR="0061795C">
        <w:rPr>
          <w:rFonts w:hint="eastAsia"/>
        </w:rPr>
        <w:t>CC</w:t>
      </w:r>
      <w:r w:rsidR="006D0D50">
        <w:t>5340</w:t>
      </w:r>
      <w:bookmarkEnd w:id="86"/>
    </w:p>
    <w:p w14:paraId="409520A4" w14:textId="4C2A3DF2" w:rsidR="00B25113" w:rsidRDefault="00B25113" w:rsidP="008E7FA3">
      <w:pPr>
        <w:adjustRightInd w:val="0"/>
        <w:rPr>
          <w:rFonts w:cs="Arial"/>
          <w:bCs/>
          <w:kern w:val="0"/>
          <w:szCs w:val="20"/>
        </w:rPr>
      </w:pPr>
      <w:r w:rsidRPr="00B25113">
        <w:rPr>
          <w:rFonts w:cs="Arial"/>
          <w:bCs/>
          <w:kern w:val="0"/>
          <w:szCs w:val="20"/>
        </w:rPr>
        <w:t>The</w:t>
      </w:r>
      <w:r>
        <w:rPr>
          <w:rFonts w:cs="Arial" w:hint="eastAsia"/>
          <w:bCs/>
          <w:kern w:val="0"/>
          <w:szCs w:val="20"/>
        </w:rPr>
        <w:t xml:space="preserve"> </w:t>
      </w:r>
      <w:r w:rsidR="0087499B">
        <w:rPr>
          <w:rFonts w:hint="eastAsia"/>
        </w:rPr>
        <w:t>TCC5</w:t>
      </w:r>
      <w:r w:rsidR="006D0D50">
        <w:t>340</w:t>
      </w:r>
      <w:r>
        <w:rPr>
          <w:rFonts w:cs="Arial" w:hint="eastAsia"/>
          <w:bCs/>
          <w:kern w:val="0"/>
          <w:szCs w:val="20"/>
        </w:rPr>
        <w:t xml:space="preserve"> </w:t>
      </w:r>
      <w:r w:rsidR="008F6291">
        <w:rPr>
          <w:rFonts w:cs="Arial" w:hint="eastAsia"/>
          <w:bCs/>
          <w:kern w:val="0"/>
          <w:szCs w:val="20"/>
        </w:rPr>
        <w:t xml:space="preserve">is a </w:t>
      </w:r>
      <w:r w:rsidRPr="00B25113">
        <w:rPr>
          <w:rFonts w:cs="Arial"/>
          <w:bCs/>
          <w:kern w:val="0"/>
          <w:szCs w:val="20"/>
        </w:rPr>
        <w:t>highly</w:t>
      </w:r>
      <w:r>
        <w:rPr>
          <w:rFonts w:cs="Arial" w:hint="eastAsia"/>
          <w:bCs/>
          <w:kern w:val="0"/>
          <w:szCs w:val="20"/>
        </w:rPr>
        <w:t xml:space="preserve"> </w:t>
      </w:r>
      <w:r w:rsidRPr="00B25113">
        <w:rPr>
          <w:rFonts w:cs="Arial"/>
          <w:bCs/>
          <w:kern w:val="0"/>
          <w:szCs w:val="20"/>
        </w:rPr>
        <w:t>integrated</w:t>
      </w:r>
      <w:r w:rsidR="008F6291">
        <w:rPr>
          <w:rFonts w:cs="Arial" w:hint="eastAsia"/>
          <w:bCs/>
          <w:kern w:val="0"/>
          <w:szCs w:val="20"/>
        </w:rPr>
        <w:t>,</w:t>
      </w:r>
      <w:r>
        <w:rPr>
          <w:rFonts w:cs="Arial" w:hint="eastAsia"/>
          <w:bCs/>
          <w:kern w:val="0"/>
          <w:szCs w:val="20"/>
        </w:rPr>
        <w:t xml:space="preserve"> </w:t>
      </w:r>
      <w:r w:rsidRPr="00B25113">
        <w:rPr>
          <w:rFonts w:cs="Arial"/>
          <w:bCs/>
          <w:kern w:val="0"/>
          <w:szCs w:val="20"/>
        </w:rPr>
        <w:t>multi-configurable</w:t>
      </w:r>
      <w:r>
        <w:rPr>
          <w:rFonts w:cs="Arial" w:hint="eastAsia"/>
          <w:bCs/>
          <w:kern w:val="0"/>
          <w:szCs w:val="20"/>
        </w:rPr>
        <w:t xml:space="preserve"> </w:t>
      </w:r>
      <w:r w:rsidRPr="00B25113">
        <w:rPr>
          <w:rFonts w:cs="Arial"/>
          <w:bCs/>
          <w:kern w:val="0"/>
          <w:szCs w:val="20"/>
        </w:rPr>
        <w:t>power converter</w:t>
      </w:r>
      <w:r w:rsidR="00605A14">
        <w:rPr>
          <w:rFonts w:cs="Arial" w:hint="eastAsia"/>
          <w:bCs/>
          <w:kern w:val="0"/>
          <w:szCs w:val="20"/>
        </w:rPr>
        <w:t xml:space="preserve"> designed to</w:t>
      </w:r>
      <w:r w:rsidRPr="00B25113">
        <w:rPr>
          <w:rFonts w:cs="Arial"/>
          <w:bCs/>
          <w:kern w:val="0"/>
          <w:szCs w:val="20"/>
        </w:rPr>
        <w:t xml:space="preserve"> </w:t>
      </w:r>
      <w:r w:rsidR="000116E5">
        <w:rPr>
          <w:rFonts w:cs="Arial" w:hint="eastAsia"/>
          <w:bCs/>
          <w:kern w:val="0"/>
          <w:szCs w:val="20"/>
        </w:rPr>
        <w:t xml:space="preserve">provide </w:t>
      </w:r>
      <w:r w:rsidRPr="00B25113">
        <w:rPr>
          <w:rFonts w:cs="Arial"/>
          <w:bCs/>
          <w:kern w:val="0"/>
          <w:szCs w:val="20"/>
        </w:rPr>
        <w:t>functional safety</w:t>
      </w:r>
      <w:r w:rsidR="00605A14">
        <w:rPr>
          <w:rFonts w:cs="Arial" w:hint="eastAsia"/>
          <w:bCs/>
          <w:kern w:val="0"/>
          <w:szCs w:val="20"/>
        </w:rPr>
        <w:t>. Th</w:t>
      </w:r>
      <w:r w:rsidR="008F6291">
        <w:rPr>
          <w:rFonts w:cs="Arial" w:hint="eastAsia"/>
          <w:bCs/>
          <w:kern w:val="0"/>
          <w:szCs w:val="20"/>
        </w:rPr>
        <w:t>is</w:t>
      </w:r>
      <w:r w:rsidR="00605A14">
        <w:rPr>
          <w:rFonts w:cs="Arial" w:hint="eastAsia"/>
          <w:bCs/>
          <w:kern w:val="0"/>
          <w:szCs w:val="20"/>
        </w:rPr>
        <w:t xml:space="preserve"> device feature</w:t>
      </w:r>
      <w:r w:rsidR="008F6291">
        <w:rPr>
          <w:rFonts w:cs="Arial" w:hint="eastAsia"/>
          <w:bCs/>
          <w:kern w:val="0"/>
          <w:szCs w:val="20"/>
        </w:rPr>
        <w:t>s</w:t>
      </w:r>
      <w:r w:rsidRPr="00B25113">
        <w:rPr>
          <w:rFonts w:cs="Arial"/>
          <w:bCs/>
          <w:kern w:val="0"/>
          <w:szCs w:val="20"/>
        </w:rPr>
        <w:t xml:space="preserve"> dual</w:t>
      </w:r>
      <w:r>
        <w:rPr>
          <w:rFonts w:cs="Arial" w:hint="eastAsia"/>
          <w:bCs/>
          <w:kern w:val="0"/>
          <w:szCs w:val="20"/>
        </w:rPr>
        <w:t xml:space="preserve"> </w:t>
      </w:r>
      <w:r w:rsidRPr="00B25113">
        <w:rPr>
          <w:rFonts w:cs="Arial"/>
          <w:bCs/>
          <w:kern w:val="0"/>
          <w:szCs w:val="20"/>
        </w:rPr>
        <w:t>multi-configurable</w:t>
      </w:r>
      <w:r>
        <w:rPr>
          <w:rFonts w:cs="Arial" w:hint="eastAsia"/>
          <w:bCs/>
          <w:kern w:val="0"/>
          <w:szCs w:val="20"/>
        </w:rPr>
        <w:t xml:space="preserve"> </w:t>
      </w:r>
      <w:r w:rsidRPr="00B25113">
        <w:rPr>
          <w:rFonts w:cs="Arial"/>
          <w:bCs/>
          <w:kern w:val="0"/>
          <w:szCs w:val="20"/>
        </w:rPr>
        <w:t>synchronous</w:t>
      </w:r>
      <w:r>
        <w:rPr>
          <w:rFonts w:cs="Arial" w:hint="eastAsia"/>
          <w:bCs/>
          <w:kern w:val="0"/>
          <w:szCs w:val="20"/>
        </w:rPr>
        <w:t xml:space="preserve"> </w:t>
      </w:r>
      <w:r w:rsidRPr="00B25113">
        <w:rPr>
          <w:rFonts w:cs="Arial"/>
          <w:bCs/>
          <w:kern w:val="0"/>
          <w:szCs w:val="20"/>
        </w:rPr>
        <w:t>buck</w:t>
      </w:r>
      <w:r>
        <w:rPr>
          <w:rFonts w:cs="Arial" w:hint="eastAsia"/>
          <w:bCs/>
          <w:kern w:val="0"/>
          <w:szCs w:val="20"/>
        </w:rPr>
        <w:t xml:space="preserve"> </w:t>
      </w:r>
      <w:r w:rsidRPr="00B25113">
        <w:rPr>
          <w:rFonts w:cs="Arial"/>
          <w:bCs/>
          <w:kern w:val="0"/>
          <w:szCs w:val="20"/>
        </w:rPr>
        <w:t>converters</w:t>
      </w:r>
      <w:r>
        <w:rPr>
          <w:rFonts w:cs="Arial" w:hint="eastAsia"/>
          <w:bCs/>
          <w:kern w:val="0"/>
          <w:szCs w:val="20"/>
        </w:rPr>
        <w:t xml:space="preserve"> </w:t>
      </w:r>
      <w:r w:rsidRPr="00B25113">
        <w:rPr>
          <w:rFonts w:cs="Arial"/>
          <w:bCs/>
          <w:kern w:val="0"/>
          <w:szCs w:val="20"/>
        </w:rPr>
        <w:t xml:space="preserve">and two LDOs, making </w:t>
      </w:r>
      <w:r w:rsidR="008F6291">
        <w:rPr>
          <w:rFonts w:cs="Arial" w:hint="eastAsia"/>
          <w:bCs/>
          <w:kern w:val="0"/>
          <w:szCs w:val="20"/>
        </w:rPr>
        <w:t xml:space="preserve">it </w:t>
      </w:r>
      <w:r w:rsidRPr="00B25113">
        <w:rPr>
          <w:rFonts w:cs="Arial"/>
          <w:bCs/>
          <w:kern w:val="0"/>
          <w:szCs w:val="20"/>
        </w:rPr>
        <w:t>ideal</w:t>
      </w:r>
      <w:r>
        <w:rPr>
          <w:rFonts w:cs="Arial" w:hint="eastAsia"/>
          <w:bCs/>
          <w:kern w:val="0"/>
          <w:szCs w:val="20"/>
        </w:rPr>
        <w:t xml:space="preserve"> </w:t>
      </w:r>
      <w:r w:rsidRPr="00B25113">
        <w:rPr>
          <w:rFonts w:cs="Arial"/>
          <w:bCs/>
          <w:kern w:val="0"/>
          <w:szCs w:val="20"/>
        </w:rPr>
        <w:t>for powering</w:t>
      </w:r>
      <w:r>
        <w:rPr>
          <w:rFonts w:cs="Arial" w:hint="eastAsia"/>
          <w:bCs/>
          <w:kern w:val="0"/>
          <w:szCs w:val="20"/>
        </w:rPr>
        <w:t xml:space="preserve"> </w:t>
      </w:r>
      <w:r w:rsidRPr="00B25113">
        <w:rPr>
          <w:rFonts w:cs="Arial"/>
          <w:bCs/>
          <w:kern w:val="0"/>
          <w:szCs w:val="20"/>
        </w:rPr>
        <w:t>safety-</w:t>
      </w:r>
      <w:r w:rsidR="000116E5" w:rsidRPr="00B25113">
        <w:rPr>
          <w:rFonts w:cs="Arial"/>
          <w:bCs/>
          <w:kern w:val="0"/>
          <w:szCs w:val="20"/>
        </w:rPr>
        <w:t>re</w:t>
      </w:r>
      <w:r w:rsidR="000116E5">
        <w:rPr>
          <w:rFonts w:cs="Arial" w:hint="eastAsia"/>
          <w:bCs/>
          <w:kern w:val="0"/>
          <w:szCs w:val="20"/>
        </w:rPr>
        <w:t xml:space="preserve">lated </w:t>
      </w:r>
      <w:r w:rsidRPr="00B25113">
        <w:rPr>
          <w:rFonts w:cs="Arial"/>
          <w:bCs/>
          <w:kern w:val="0"/>
          <w:szCs w:val="20"/>
        </w:rPr>
        <w:t>SoCs</w:t>
      </w:r>
      <w:r>
        <w:rPr>
          <w:rFonts w:cs="Arial" w:hint="eastAsia"/>
          <w:bCs/>
          <w:kern w:val="0"/>
          <w:szCs w:val="20"/>
        </w:rPr>
        <w:t xml:space="preserve"> </w:t>
      </w:r>
      <w:r w:rsidRPr="00B25113">
        <w:rPr>
          <w:rFonts w:cs="Arial"/>
          <w:bCs/>
          <w:kern w:val="0"/>
          <w:szCs w:val="20"/>
        </w:rPr>
        <w:t xml:space="preserve">and </w:t>
      </w:r>
      <w:r w:rsidR="00095B71">
        <w:rPr>
          <w:rFonts w:cs="Arial" w:hint="eastAsia"/>
          <w:bCs/>
          <w:kern w:val="0"/>
          <w:szCs w:val="20"/>
        </w:rPr>
        <w:t>application-specific integrated circuit chips (</w:t>
      </w:r>
      <w:r w:rsidRPr="00B25113">
        <w:rPr>
          <w:rFonts w:cs="Arial"/>
          <w:bCs/>
          <w:kern w:val="0"/>
          <w:szCs w:val="20"/>
        </w:rPr>
        <w:t>ASICs</w:t>
      </w:r>
      <w:r w:rsidR="00095B71">
        <w:rPr>
          <w:rFonts w:cs="Arial" w:hint="eastAsia"/>
          <w:bCs/>
          <w:kern w:val="0"/>
          <w:szCs w:val="20"/>
        </w:rPr>
        <w:t>)</w:t>
      </w:r>
      <w:r w:rsidRPr="00B25113">
        <w:rPr>
          <w:rFonts w:cs="Arial"/>
          <w:bCs/>
          <w:kern w:val="0"/>
          <w:szCs w:val="20"/>
        </w:rPr>
        <w:t>.</w:t>
      </w:r>
    </w:p>
    <w:p w14:paraId="606B6390" w14:textId="1449AED5" w:rsidR="00136BC6" w:rsidRDefault="00136BC6">
      <w:pPr>
        <w:widowControl/>
        <w:autoSpaceDE/>
        <w:autoSpaceDN/>
        <w:jc w:val="left"/>
        <w:rPr>
          <w:rFonts w:cs="Arial"/>
          <w:bCs/>
          <w:kern w:val="0"/>
          <w:szCs w:val="20"/>
        </w:rPr>
      </w:pPr>
      <w:r>
        <w:rPr>
          <w:rFonts w:cs="Arial"/>
          <w:bCs/>
          <w:kern w:val="0"/>
          <w:szCs w:val="20"/>
        </w:rPr>
        <w:br w:type="page"/>
      </w:r>
    </w:p>
    <w:p w14:paraId="3204E801" w14:textId="5C967D84" w:rsidR="00D87961" w:rsidRDefault="00136BC6" w:rsidP="00136BC6">
      <w:pPr>
        <w:widowControl/>
        <w:autoSpaceDE/>
        <w:autoSpaceDN/>
        <w:jc w:val="center"/>
      </w:pPr>
      <w:r>
        <w:rPr>
          <w:noProof/>
        </w:rPr>
        <w:lastRenderedPageBreak/>
        <w:drawing>
          <wp:inline distT="0" distB="0" distL="0" distR="0" wp14:anchorId="2479C2C5" wp14:editId="5ECEADEC">
            <wp:extent cx="6202908" cy="2274439"/>
            <wp:effectExtent l="0" t="0" r="7620" b="0"/>
            <wp:docPr id="120409605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96050" name="그림 1"/>
                    <pic:cNvPicPr/>
                  </pic:nvPicPr>
                  <pic:blipFill>
                    <a:blip r:embed="rId22"/>
                    <a:stretch>
                      <a:fillRect/>
                    </a:stretch>
                  </pic:blipFill>
                  <pic:spPr>
                    <a:xfrm>
                      <a:off x="0" y="0"/>
                      <a:ext cx="6222679" cy="2281689"/>
                    </a:xfrm>
                    <a:prstGeom prst="rect">
                      <a:avLst/>
                    </a:prstGeom>
                  </pic:spPr>
                </pic:pic>
              </a:graphicData>
            </a:graphic>
          </wp:inline>
        </w:drawing>
      </w:r>
      <w:r>
        <w:rPr>
          <w:noProof/>
        </w:rPr>
        <w:drawing>
          <wp:inline distT="0" distB="0" distL="0" distR="0" wp14:anchorId="34D20003" wp14:editId="08A320BF">
            <wp:extent cx="6189259" cy="2269434"/>
            <wp:effectExtent l="0" t="0" r="2540" b="0"/>
            <wp:docPr id="74437402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74024" name="그림 1"/>
                    <pic:cNvPicPr/>
                  </pic:nvPicPr>
                  <pic:blipFill>
                    <a:blip r:embed="rId23"/>
                    <a:stretch>
                      <a:fillRect/>
                    </a:stretch>
                  </pic:blipFill>
                  <pic:spPr>
                    <a:xfrm>
                      <a:off x="0" y="0"/>
                      <a:ext cx="6232325" cy="2285225"/>
                    </a:xfrm>
                    <a:prstGeom prst="rect">
                      <a:avLst/>
                    </a:prstGeom>
                  </pic:spPr>
                </pic:pic>
              </a:graphicData>
            </a:graphic>
          </wp:inline>
        </w:drawing>
      </w:r>
      <w:r>
        <w:rPr>
          <w:noProof/>
        </w:rPr>
        <w:drawing>
          <wp:inline distT="0" distB="0" distL="0" distR="0" wp14:anchorId="2E80AD59" wp14:editId="1758AC8C">
            <wp:extent cx="6168789" cy="2467398"/>
            <wp:effectExtent l="0" t="0" r="3810" b="9525"/>
            <wp:docPr id="136096042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60420" name="그림 1"/>
                    <pic:cNvPicPr/>
                  </pic:nvPicPr>
                  <pic:blipFill>
                    <a:blip r:embed="rId24"/>
                    <a:stretch>
                      <a:fillRect/>
                    </a:stretch>
                  </pic:blipFill>
                  <pic:spPr>
                    <a:xfrm>
                      <a:off x="0" y="0"/>
                      <a:ext cx="6198668" cy="2479349"/>
                    </a:xfrm>
                    <a:prstGeom prst="rect">
                      <a:avLst/>
                    </a:prstGeom>
                  </pic:spPr>
                </pic:pic>
              </a:graphicData>
            </a:graphic>
          </wp:inline>
        </w:drawing>
      </w:r>
      <w:r>
        <w:rPr>
          <w:noProof/>
        </w:rPr>
        <w:drawing>
          <wp:inline distT="0" distB="0" distL="0" distR="0" wp14:anchorId="6EBDE481" wp14:editId="0C7A9FA4">
            <wp:extent cx="6148317" cy="1967485"/>
            <wp:effectExtent l="0" t="0" r="5080" b="0"/>
            <wp:docPr id="40093142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31426" name="그림 1"/>
                    <pic:cNvPicPr/>
                  </pic:nvPicPr>
                  <pic:blipFill>
                    <a:blip r:embed="rId25"/>
                    <a:stretch>
                      <a:fillRect/>
                    </a:stretch>
                  </pic:blipFill>
                  <pic:spPr>
                    <a:xfrm>
                      <a:off x="0" y="0"/>
                      <a:ext cx="6182537" cy="1978435"/>
                    </a:xfrm>
                    <a:prstGeom prst="rect">
                      <a:avLst/>
                    </a:prstGeom>
                  </pic:spPr>
                </pic:pic>
              </a:graphicData>
            </a:graphic>
          </wp:inline>
        </w:drawing>
      </w:r>
    </w:p>
    <w:p w14:paraId="3E65FE0D" w14:textId="737CB3BA" w:rsidR="00136BC6" w:rsidRDefault="00136BC6" w:rsidP="00136BC6">
      <w:pPr>
        <w:pStyle w:val="TCC6"/>
      </w:pPr>
      <w:bookmarkStart w:id="87" w:name="_Toc193256467"/>
      <w:r>
        <w:t xml:space="preserve">Figure </w:t>
      </w:r>
      <w:fldSimple w:instr=" STYLEREF 1 \s ">
        <w:r w:rsidR="004B7136">
          <w:rPr>
            <w:noProof/>
          </w:rPr>
          <w:t>2</w:t>
        </w:r>
      </w:fldSimple>
      <w:r w:rsidR="00BF740B">
        <w:t>.</w:t>
      </w:r>
      <w:fldSimple w:instr=" SEQ Figure \* ARABIC \s 1 ">
        <w:r w:rsidR="004B7136">
          <w:rPr>
            <w:noProof/>
          </w:rPr>
          <w:t>1</w:t>
        </w:r>
      </w:fldSimple>
      <w:r>
        <w:rPr>
          <w:rFonts w:hint="eastAsia"/>
        </w:rPr>
        <w:t xml:space="preserve"> Block </w:t>
      </w:r>
      <w:r>
        <w:t>D</w:t>
      </w:r>
      <w:r>
        <w:rPr>
          <w:rFonts w:hint="eastAsia"/>
        </w:rPr>
        <w:t xml:space="preserve">iagram </w:t>
      </w:r>
      <w:r>
        <w:t xml:space="preserve">of </w:t>
      </w:r>
      <w:r w:rsidR="0087499B">
        <w:rPr>
          <w:rFonts w:hint="eastAsia"/>
        </w:rPr>
        <w:t>TCC5</w:t>
      </w:r>
      <w:r w:rsidR="006D0D50">
        <w:t>340</w:t>
      </w:r>
      <w:bookmarkEnd w:id="87"/>
    </w:p>
    <w:p w14:paraId="01452CB5" w14:textId="7149C2D8" w:rsidR="00D87961" w:rsidRDefault="00D87961" w:rsidP="00D87961">
      <w:pPr>
        <w:pStyle w:val="40"/>
      </w:pPr>
      <w:r>
        <w:rPr>
          <w:rFonts w:hint="eastAsia"/>
        </w:rPr>
        <w:lastRenderedPageBreak/>
        <w:t>Feature</w:t>
      </w:r>
      <w:r w:rsidR="005D49C3">
        <w:rPr>
          <w:rFonts w:hint="eastAsia"/>
        </w:rPr>
        <w:t>s</w:t>
      </w:r>
    </w:p>
    <w:p w14:paraId="1E5D3B8E" w14:textId="78171C1D" w:rsidR="0059425E" w:rsidRPr="009D477C" w:rsidRDefault="000116E5" w:rsidP="009E452D">
      <w:pPr>
        <w:pStyle w:val="TCC13"/>
      </w:pPr>
      <w:r w:rsidRPr="00D03DDB">
        <w:t>Compl</w:t>
      </w:r>
      <w:r>
        <w:rPr>
          <w:rFonts w:hint="eastAsia"/>
        </w:rPr>
        <w:t>ies</w:t>
      </w:r>
      <w:r w:rsidRPr="00D03DDB">
        <w:t xml:space="preserve"> </w:t>
      </w:r>
      <w:r w:rsidR="00D03DDB" w:rsidRPr="00D03DDB">
        <w:t>with ISO26262 ASIL-B</w:t>
      </w:r>
    </w:p>
    <w:p w14:paraId="33ECE828" w14:textId="316C28E8" w:rsidR="0059425E" w:rsidRPr="009D477C" w:rsidRDefault="00D03DDB" w:rsidP="009E452D">
      <w:pPr>
        <w:pStyle w:val="TCC13"/>
      </w:pPr>
      <w:r w:rsidRPr="00D03DDB">
        <w:t xml:space="preserve">AEC-Q100 Grade </w:t>
      </w:r>
      <w:r w:rsidR="00EB60B8">
        <w:rPr>
          <w:rFonts w:hint="eastAsia"/>
        </w:rPr>
        <w:t>1</w:t>
      </w:r>
      <w:r w:rsidRPr="00D03DDB">
        <w:t xml:space="preserve"> </w:t>
      </w:r>
      <w:r w:rsidR="008F6291">
        <w:rPr>
          <w:rFonts w:hint="eastAsia"/>
        </w:rPr>
        <w:t>q</w:t>
      </w:r>
      <w:r w:rsidRPr="00D03DDB">
        <w:t>ualified</w:t>
      </w:r>
    </w:p>
    <w:p w14:paraId="229310CA" w14:textId="05077D32" w:rsidR="0059425E" w:rsidRPr="009D477C" w:rsidRDefault="00D03DDB" w:rsidP="009E452D">
      <w:pPr>
        <w:pStyle w:val="TCC13"/>
      </w:pPr>
      <w:r w:rsidRPr="00D03DDB">
        <w:t>Integrated 8-</w:t>
      </w:r>
      <w:r w:rsidR="004B0BBE" w:rsidRPr="00D03DDB">
        <w:t>c</w:t>
      </w:r>
      <w:r w:rsidRPr="00D03DDB">
        <w:t xml:space="preserve">hannel </w:t>
      </w:r>
      <w:r w:rsidR="008F6291">
        <w:rPr>
          <w:rFonts w:hint="eastAsia"/>
        </w:rPr>
        <w:t>b</w:t>
      </w:r>
      <w:r w:rsidRPr="00D03DDB">
        <w:t xml:space="preserve">uck </w:t>
      </w:r>
      <w:r w:rsidR="008F6291">
        <w:rPr>
          <w:rFonts w:hint="eastAsia"/>
        </w:rPr>
        <w:t>c</w:t>
      </w:r>
      <w:r w:rsidRPr="00D03DDB">
        <w:t>onverter and 2-</w:t>
      </w:r>
      <w:r w:rsidR="004B0BBE" w:rsidRPr="00D03DDB">
        <w:t>c</w:t>
      </w:r>
      <w:r w:rsidRPr="00D03DDB">
        <w:t>hannel LDO</w:t>
      </w:r>
    </w:p>
    <w:p w14:paraId="7EF7C914" w14:textId="292F877A" w:rsidR="0059425E" w:rsidRPr="009D477C" w:rsidRDefault="00EB60B8" w:rsidP="009E452D">
      <w:pPr>
        <w:pStyle w:val="TCC13"/>
      </w:pPr>
      <w:r>
        <w:rPr>
          <w:rFonts w:hint="eastAsia"/>
        </w:rPr>
        <w:t xml:space="preserve">Dual </w:t>
      </w:r>
      <w:r w:rsidR="008F6291">
        <w:rPr>
          <w:rFonts w:hint="eastAsia"/>
        </w:rPr>
        <w:t>m</w:t>
      </w:r>
      <w:r w:rsidR="00D03DDB" w:rsidRPr="00D03DDB">
        <w:t xml:space="preserve">ulti-configurable </w:t>
      </w:r>
      <w:r w:rsidR="008F6291">
        <w:rPr>
          <w:rFonts w:hint="eastAsia"/>
        </w:rPr>
        <w:t>b</w:t>
      </w:r>
      <w:r w:rsidR="00D03DDB" w:rsidRPr="00D03DDB">
        <w:t>uck</w:t>
      </w:r>
      <w:r w:rsidR="00D03DDB">
        <w:rPr>
          <w:rFonts w:hint="eastAsia"/>
        </w:rPr>
        <w:t xml:space="preserve"> </w:t>
      </w:r>
      <w:r w:rsidR="008F6291">
        <w:rPr>
          <w:rFonts w:hint="eastAsia"/>
        </w:rPr>
        <w:t>c</w:t>
      </w:r>
      <w:r w:rsidR="00D03DDB" w:rsidRPr="00D03DDB">
        <w:t>onverter</w:t>
      </w:r>
      <w:r w:rsidR="00D03DDB">
        <w:rPr>
          <w:rFonts w:hint="eastAsia"/>
        </w:rPr>
        <w:t xml:space="preserve"> </w:t>
      </w:r>
      <w:r w:rsidR="00D03DDB" w:rsidRPr="00D03DDB">
        <w:t>with</w:t>
      </w:r>
      <w:r w:rsidR="00D03DDB">
        <w:rPr>
          <w:rFonts w:hint="eastAsia"/>
        </w:rPr>
        <w:t xml:space="preserve"> </w:t>
      </w:r>
      <w:r w:rsidR="00D03DDB" w:rsidRPr="00D03DDB">
        <w:t xml:space="preserve">4+0/3+1/2+2/2+1+1 </w:t>
      </w:r>
      <w:r w:rsidR="008F6291">
        <w:rPr>
          <w:rFonts w:hint="eastAsia"/>
        </w:rPr>
        <w:t>c</w:t>
      </w:r>
      <w:r w:rsidR="00D03DDB" w:rsidRPr="00D03DDB">
        <w:t>onfiguration</w:t>
      </w:r>
    </w:p>
    <w:p w14:paraId="02EA1136" w14:textId="3B3A082D" w:rsidR="0059425E" w:rsidRPr="009D477C" w:rsidRDefault="00D03DDB" w:rsidP="009E452D">
      <w:pPr>
        <w:pStyle w:val="TCC13"/>
      </w:pPr>
      <w:r w:rsidRPr="00D03DDB">
        <w:t xml:space="preserve">Input </w:t>
      </w:r>
      <w:r w:rsidR="008F6291">
        <w:rPr>
          <w:rFonts w:hint="eastAsia"/>
        </w:rPr>
        <w:t>s</w:t>
      </w:r>
      <w:r w:rsidRPr="00D03DDB">
        <w:t xml:space="preserve">upply </w:t>
      </w:r>
      <w:r w:rsidR="008F6291">
        <w:rPr>
          <w:rFonts w:hint="eastAsia"/>
        </w:rPr>
        <w:t>v</w:t>
      </w:r>
      <w:r w:rsidRPr="00D03DDB">
        <w:t>oltage</w:t>
      </w:r>
      <w:r w:rsidR="00062FE3">
        <w:rPr>
          <w:rFonts w:hint="eastAsia"/>
        </w:rPr>
        <w:t xml:space="preserve">: </w:t>
      </w:r>
      <w:r w:rsidRPr="00D03DDB">
        <w:t>3.6V to</w:t>
      </w:r>
      <w:r w:rsidR="00062FE3">
        <w:rPr>
          <w:rFonts w:hint="eastAsia"/>
        </w:rPr>
        <w:t xml:space="preserve"> </w:t>
      </w:r>
      <w:r w:rsidRPr="00D03DDB">
        <w:t>5.5V</w:t>
      </w:r>
    </w:p>
    <w:p w14:paraId="68A2EB5A" w14:textId="031F2A03" w:rsidR="0059425E" w:rsidRPr="009D477C" w:rsidRDefault="00D03DDB" w:rsidP="009E452D">
      <w:pPr>
        <w:pStyle w:val="TCC13"/>
      </w:pPr>
      <w:r w:rsidRPr="00D03DDB">
        <w:t>50</w:t>
      </w:r>
      <w:r w:rsidR="00062FE3">
        <w:rPr>
          <w:rFonts w:hint="eastAsia"/>
        </w:rPr>
        <w:t xml:space="preserve"> </w:t>
      </w:r>
      <w:r w:rsidR="00062FE3">
        <w:rPr>
          <w:rFonts w:ascii="Times New Roman" w:hAnsi="Times New Roman"/>
        </w:rPr>
        <w:t>μ</w:t>
      </w:r>
      <w:r w:rsidRPr="00D03DDB">
        <w:t xml:space="preserve">A IQ in STR </w:t>
      </w:r>
      <w:r w:rsidR="008F6291">
        <w:rPr>
          <w:rFonts w:hint="eastAsia"/>
        </w:rPr>
        <w:t>m</w:t>
      </w:r>
      <w:r w:rsidRPr="00D03DDB">
        <w:t xml:space="preserve">ode with BUCK_E </w:t>
      </w:r>
      <w:r w:rsidR="008F6291">
        <w:rPr>
          <w:rFonts w:hint="eastAsia"/>
        </w:rPr>
        <w:t xml:space="preserve">and </w:t>
      </w:r>
      <w:r w:rsidRPr="00D03DDB">
        <w:t>LDO1/2 Alive</w:t>
      </w:r>
    </w:p>
    <w:p w14:paraId="4D2BD861" w14:textId="36305459" w:rsidR="0059425E" w:rsidRPr="009D477C" w:rsidRDefault="00D03DDB" w:rsidP="009E452D">
      <w:pPr>
        <w:pStyle w:val="TCC13"/>
      </w:pPr>
      <w:r w:rsidRPr="00D03DDB">
        <w:t xml:space="preserve">I2C </w:t>
      </w:r>
      <w:r w:rsidR="008F6291">
        <w:rPr>
          <w:rFonts w:hint="eastAsia"/>
        </w:rPr>
        <w:t>p</w:t>
      </w:r>
      <w:r w:rsidRPr="00D03DDB">
        <w:t xml:space="preserve">rogrammable </w:t>
      </w:r>
      <w:r w:rsidR="008F6291">
        <w:rPr>
          <w:rFonts w:hint="eastAsia"/>
        </w:rPr>
        <w:t>b</w:t>
      </w:r>
      <w:r w:rsidRPr="00D03DDB">
        <w:t xml:space="preserve">uck </w:t>
      </w:r>
      <w:r w:rsidR="008F6291">
        <w:rPr>
          <w:rFonts w:hint="eastAsia"/>
        </w:rPr>
        <w:t>o</w:t>
      </w:r>
      <w:r w:rsidRPr="00D03DDB">
        <w:t xml:space="preserve">utput </w:t>
      </w:r>
      <w:r w:rsidR="008F6291">
        <w:rPr>
          <w:rFonts w:hint="eastAsia"/>
        </w:rPr>
        <w:t>v</w:t>
      </w:r>
      <w:r w:rsidRPr="00D03DDB">
        <w:t>oltage</w:t>
      </w:r>
      <w:r w:rsidR="00062FE3">
        <w:rPr>
          <w:rFonts w:hint="eastAsia"/>
        </w:rPr>
        <w:t>:</w:t>
      </w:r>
      <w:r w:rsidRPr="00D03DDB">
        <w:t xml:space="preserve"> 0.4V to 2.05V with </w:t>
      </w:r>
      <w:r w:rsidR="008F6291">
        <w:rPr>
          <w:rFonts w:hint="eastAsia"/>
        </w:rPr>
        <w:t>t</w:t>
      </w:r>
      <w:r w:rsidRPr="00D03DDB">
        <w:t xml:space="preserve">ypical </w:t>
      </w:r>
      <w:r w:rsidR="008F6291">
        <w:rPr>
          <w:rFonts w:hint="eastAsia"/>
        </w:rPr>
        <w:t>s</w:t>
      </w:r>
      <w:r w:rsidRPr="00D03DDB">
        <w:t>witching</w:t>
      </w:r>
      <w:r>
        <w:rPr>
          <w:rFonts w:hint="eastAsia"/>
        </w:rPr>
        <w:t xml:space="preserve"> </w:t>
      </w:r>
      <w:r w:rsidR="008F6291">
        <w:rPr>
          <w:rFonts w:hint="eastAsia"/>
        </w:rPr>
        <w:t>f</w:t>
      </w:r>
      <w:r w:rsidRPr="00D03DDB">
        <w:t xml:space="preserve">requency </w:t>
      </w:r>
      <w:r w:rsidR="008F6291">
        <w:rPr>
          <w:rFonts w:hint="eastAsia"/>
        </w:rPr>
        <w:t xml:space="preserve">of </w:t>
      </w:r>
      <w:r w:rsidRPr="00D03DDB">
        <w:t>2</w:t>
      </w:r>
      <w:r w:rsidR="00062FE3">
        <w:rPr>
          <w:rFonts w:hint="eastAsia"/>
        </w:rPr>
        <w:t xml:space="preserve"> </w:t>
      </w:r>
      <w:r w:rsidRPr="00D03DDB">
        <w:t>MHz</w:t>
      </w:r>
    </w:p>
    <w:p w14:paraId="2618D54F" w14:textId="4DD4A05F" w:rsidR="0059425E" w:rsidRPr="009D477C" w:rsidRDefault="00D03DDB" w:rsidP="009E452D">
      <w:pPr>
        <w:pStyle w:val="TCC13"/>
      </w:pPr>
      <w:r w:rsidRPr="00D03DDB">
        <w:t>Support</w:t>
      </w:r>
      <w:r w:rsidR="00062FE3">
        <w:rPr>
          <w:rFonts w:hint="eastAsia"/>
        </w:rPr>
        <w:t>s</w:t>
      </w:r>
      <w:r>
        <w:rPr>
          <w:rFonts w:hint="eastAsia"/>
        </w:rPr>
        <w:t xml:space="preserve"> </w:t>
      </w:r>
      <w:r w:rsidRPr="00D03DDB">
        <w:t>3.3V</w:t>
      </w:r>
      <w:r>
        <w:rPr>
          <w:rFonts w:hint="eastAsia"/>
        </w:rPr>
        <w:t xml:space="preserve"> </w:t>
      </w:r>
      <w:r w:rsidRPr="00D03DDB">
        <w:t>and</w:t>
      </w:r>
      <w:r>
        <w:rPr>
          <w:rFonts w:hint="eastAsia"/>
        </w:rPr>
        <w:t xml:space="preserve"> </w:t>
      </w:r>
      <w:r w:rsidRPr="00D03DDB">
        <w:t>1A</w:t>
      </w:r>
      <w:r>
        <w:rPr>
          <w:rFonts w:hint="eastAsia"/>
        </w:rPr>
        <w:t xml:space="preserve"> </w:t>
      </w:r>
      <w:r w:rsidRPr="00D03DDB">
        <w:t>output</w:t>
      </w:r>
      <w:r>
        <w:rPr>
          <w:rFonts w:hint="eastAsia"/>
        </w:rPr>
        <w:t xml:space="preserve"> </w:t>
      </w:r>
      <w:r w:rsidRPr="00D03DDB">
        <w:t>with</w:t>
      </w:r>
      <w:r>
        <w:rPr>
          <w:rFonts w:hint="eastAsia"/>
        </w:rPr>
        <w:t xml:space="preserve"> </w:t>
      </w:r>
      <w:r w:rsidR="008F6291">
        <w:rPr>
          <w:rFonts w:hint="eastAsia"/>
        </w:rPr>
        <w:t>t</w:t>
      </w:r>
      <w:r w:rsidRPr="00D03DDB">
        <w:t>ypical</w:t>
      </w:r>
      <w:r>
        <w:rPr>
          <w:rFonts w:hint="eastAsia"/>
        </w:rPr>
        <w:t xml:space="preserve"> </w:t>
      </w:r>
      <w:r w:rsidR="008F6291">
        <w:rPr>
          <w:rFonts w:hint="eastAsia"/>
        </w:rPr>
        <w:t>s</w:t>
      </w:r>
      <w:r w:rsidRPr="00D03DDB">
        <w:t>witching</w:t>
      </w:r>
      <w:r>
        <w:rPr>
          <w:rFonts w:hint="eastAsia"/>
        </w:rPr>
        <w:t xml:space="preserve"> </w:t>
      </w:r>
      <w:r w:rsidR="008F6291">
        <w:rPr>
          <w:rFonts w:hint="eastAsia"/>
        </w:rPr>
        <w:t>f</w:t>
      </w:r>
      <w:r w:rsidRPr="00D03DDB">
        <w:t xml:space="preserve">requency </w:t>
      </w:r>
      <w:r w:rsidR="008F6291">
        <w:rPr>
          <w:rFonts w:hint="eastAsia"/>
        </w:rPr>
        <w:t xml:space="preserve">of </w:t>
      </w:r>
      <w:r w:rsidRPr="00D03DDB">
        <w:t>400</w:t>
      </w:r>
      <w:r w:rsidR="00062FE3">
        <w:rPr>
          <w:rFonts w:hint="eastAsia"/>
        </w:rPr>
        <w:t xml:space="preserve"> </w:t>
      </w:r>
      <w:r w:rsidRPr="00D03DDB">
        <w:t>kHz on</w:t>
      </w:r>
      <w:r>
        <w:rPr>
          <w:rFonts w:hint="eastAsia"/>
        </w:rPr>
        <w:t xml:space="preserve"> </w:t>
      </w:r>
      <w:r w:rsidRPr="00D03DDB">
        <w:t xml:space="preserve">BUCK_A </w:t>
      </w:r>
      <w:r w:rsidR="004D0E89">
        <w:rPr>
          <w:rFonts w:hint="eastAsia"/>
        </w:rPr>
        <w:t>and BUCK_</w:t>
      </w:r>
      <w:r w:rsidRPr="00D03DDB">
        <w:t>E</w:t>
      </w:r>
    </w:p>
    <w:p w14:paraId="21BC09E6" w14:textId="070DB4BF" w:rsidR="0059425E" w:rsidRDefault="00D03DDB" w:rsidP="009E452D">
      <w:pPr>
        <w:pStyle w:val="TCC13"/>
      </w:pPr>
      <w:r w:rsidRPr="00D03DDB">
        <w:t xml:space="preserve">Selectable LDO </w:t>
      </w:r>
      <w:r w:rsidR="008F6291">
        <w:rPr>
          <w:rFonts w:hint="eastAsia"/>
        </w:rPr>
        <w:t>o</w:t>
      </w:r>
      <w:r w:rsidRPr="00D03DDB">
        <w:t xml:space="preserve">utput </w:t>
      </w:r>
      <w:r w:rsidR="008F6291">
        <w:rPr>
          <w:rFonts w:hint="eastAsia"/>
        </w:rPr>
        <w:t>v</w:t>
      </w:r>
      <w:r w:rsidRPr="00D03DDB">
        <w:t xml:space="preserve">oltage </w:t>
      </w:r>
      <w:r w:rsidR="008F6291">
        <w:rPr>
          <w:rFonts w:hint="eastAsia"/>
        </w:rPr>
        <w:t>r</w:t>
      </w:r>
      <w:r w:rsidRPr="00D03DDB">
        <w:t>ange</w:t>
      </w:r>
    </w:p>
    <w:p w14:paraId="14DB8CEB" w14:textId="708EF708" w:rsidR="00D03DDB" w:rsidRDefault="00D03DDB" w:rsidP="00646E09">
      <w:pPr>
        <w:pStyle w:val="TCC22"/>
      </w:pPr>
      <w:r w:rsidRPr="00D03DDB">
        <w:t xml:space="preserve">LDO1: fixed </w:t>
      </w:r>
      <w:r w:rsidR="00095B71">
        <w:rPr>
          <w:rFonts w:hint="eastAsia"/>
        </w:rPr>
        <w:t xml:space="preserve">to </w:t>
      </w:r>
      <w:r w:rsidRPr="00D03DDB">
        <w:t>1.2V</w:t>
      </w:r>
      <w:r w:rsidR="00095B71">
        <w:rPr>
          <w:rFonts w:hint="eastAsia"/>
        </w:rPr>
        <w:t>,</w:t>
      </w:r>
      <w:r w:rsidRPr="00D03DDB">
        <w:t xml:space="preserve"> 1.8V</w:t>
      </w:r>
      <w:r w:rsidR="00095B71">
        <w:rPr>
          <w:rFonts w:hint="eastAsia"/>
        </w:rPr>
        <w:t>,</w:t>
      </w:r>
      <w:r w:rsidRPr="00D03DDB">
        <w:t xml:space="preserve"> or 3.3V</w:t>
      </w:r>
    </w:p>
    <w:p w14:paraId="149209C9" w14:textId="40E7D406" w:rsidR="00D03DDB" w:rsidRDefault="00D03DDB" w:rsidP="00646E09">
      <w:pPr>
        <w:pStyle w:val="TCC22"/>
      </w:pPr>
      <w:r w:rsidRPr="00D03DDB">
        <w:t xml:space="preserve">LDO2: fixed </w:t>
      </w:r>
      <w:r w:rsidR="00095B71">
        <w:rPr>
          <w:rFonts w:hint="eastAsia"/>
        </w:rPr>
        <w:t xml:space="preserve">to </w:t>
      </w:r>
      <w:r w:rsidRPr="00D03DDB">
        <w:t>0.9V</w:t>
      </w:r>
      <w:r w:rsidR="00095B71">
        <w:rPr>
          <w:rFonts w:hint="eastAsia"/>
        </w:rPr>
        <w:t>,</w:t>
      </w:r>
      <w:r w:rsidR="00EB60B8">
        <w:rPr>
          <w:rFonts w:hint="eastAsia"/>
        </w:rPr>
        <w:t xml:space="preserve"> 1.2V</w:t>
      </w:r>
      <w:r w:rsidR="00095B71">
        <w:rPr>
          <w:rFonts w:hint="eastAsia"/>
        </w:rPr>
        <w:t>,</w:t>
      </w:r>
      <w:r w:rsidR="00EB60B8">
        <w:rPr>
          <w:rFonts w:hint="eastAsia"/>
        </w:rPr>
        <w:t xml:space="preserve"> </w:t>
      </w:r>
      <w:r w:rsidRPr="00D03DDB">
        <w:t>1.8V</w:t>
      </w:r>
      <w:r w:rsidR="00095B71">
        <w:rPr>
          <w:rFonts w:hint="eastAsia"/>
        </w:rPr>
        <w:t>,</w:t>
      </w:r>
      <w:r w:rsidR="00EB60B8">
        <w:rPr>
          <w:rFonts w:hint="eastAsia"/>
        </w:rPr>
        <w:t xml:space="preserve"> </w:t>
      </w:r>
      <w:r w:rsidRPr="00D03DDB">
        <w:t>or</w:t>
      </w:r>
      <w:r w:rsidR="00EB60B8">
        <w:rPr>
          <w:rFonts w:hint="eastAsia"/>
        </w:rPr>
        <w:t xml:space="preserve"> </w:t>
      </w:r>
      <w:r w:rsidRPr="00D03DDB">
        <w:t>3.3V</w:t>
      </w:r>
    </w:p>
    <w:p w14:paraId="1D422862" w14:textId="18BDC9F1" w:rsidR="00D03DDB" w:rsidRPr="009D477C" w:rsidRDefault="00D03DDB" w:rsidP="00646E09">
      <w:pPr>
        <w:pStyle w:val="TCC22"/>
      </w:pPr>
      <w:r w:rsidRPr="00D03DDB">
        <w:t>LDO</w:t>
      </w:r>
      <w:r w:rsidR="00EB60B8">
        <w:rPr>
          <w:rFonts w:hint="eastAsia"/>
        </w:rPr>
        <w:t>1 and LDO</w:t>
      </w:r>
      <w:r w:rsidRPr="00D03DDB">
        <w:t xml:space="preserve">2 support 3.3V </w:t>
      </w:r>
      <w:r w:rsidR="00EB60B8">
        <w:rPr>
          <w:rFonts w:hint="eastAsia"/>
        </w:rPr>
        <w:t xml:space="preserve">and </w:t>
      </w:r>
      <w:r w:rsidRPr="00D03DDB">
        <w:t xml:space="preserve">1.8V </w:t>
      </w:r>
      <w:r w:rsidR="005D3FD4">
        <w:rPr>
          <w:rFonts w:hint="eastAsia"/>
        </w:rPr>
        <w:t>Dynamic Voltage scaling (</w:t>
      </w:r>
      <w:r w:rsidR="00EB60B8">
        <w:rPr>
          <w:rFonts w:hint="eastAsia"/>
        </w:rPr>
        <w:t>D</w:t>
      </w:r>
      <w:r w:rsidRPr="00D03DDB">
        <w:t>V</w:t>
      </w:r>
      <w:r w:rsidR="00EB60B8">
        <w:rPr>
          <w:rFonts w:hint="eastAsia"/>
        </w:rPr>
        <w:t>S</w:t>
      </w:r>
      <w:r w:rsidR="005D3FD4">
        <w:rPr>
          <w:rFonts w:hint="eastAsia"/>
        </w:rPr>
        <w:t>)</w:t>
      </w:r>
      <w:r w:rsidR="00EB60B8">
        <w:rPr>
          <w:rFonts w:hint="eastAsia"/>
        </w:rPr>
        <w:t xml:space="preserve"> </w:t>
      </w:r>
      <w:r w:rsidRPr="00D03DDB">
        <w:t>through I2C</w:t>
      </w:r>
    </w:p>
    <w:p w14:paraId="45D479FF" w14:textId="11E0BA77" w:rsidR="0059425E" w:rsidRPr="009D477C" w:rsidRDefault="00D03DDB" w:rsidP="009E452D">
      <w:pPr>
        <w:pStyle w:val="TCC13"/>
      </w:pPr>
      <w:r w:rsidRPr="00D03DDB">
        <w:t>Differential</w:t>
      </w:r>
      <w:r>
        <w:rPr>
          <w:rFonts w:hint="eastAsia"/>
        </w:rPr>
        <w:t xml:space="preserve"> </w:t>
      </w:r>
      <w:r w:rsidR="008F6291">
        <w:rPr>
          <w:rFonts w:hint="eastAsia"/>
        </w:rPr>
        <w:t>r</w:t>
      </w:r>
      <w:r w:rsidRPr="00D03DDB">
        <w:t xml:space="preserve">emote </w:t>
      </w:r>
      <w:r w:rsidR="008F6291">
        <w:rPr>
          <w:rFonts w:hint="eastAsia"/>
        </w:rPr>
        <w:t>s</w:t>
      </w:r>
      <w:r w:rsidRPr="00D03DDB">
        <w:t>ense</w:t>
      </w:r>
      <w:r>
        <w:rPr>
          <w:rFonts w:hint="eastAsia"/>
        </w:rPr>
        <w:t xml:space="preserve"> </w:t>
      </w:r>
      <w:r w:rsidR="008F6291">
        <w:rPr>
          <w:rFonts w:hint="eastAsia"/>
        </w:rPr>
        <w:t>f</w:t>
      </w:r>
      <w:r w:rsidRPr="00D03DDB">
        <w:t>eedback</w:t>
      </w:r>
      <w:r>
        <w:rPr>
          <w:rFonts w:hint="eastAsia"/>
        </w:rPr>
        <w:t xml:space="preserve"> </w:t>
      </w:r>
      <w:r w:rsidRPr="00D03DDB">
        <w:t>for</w:t>
      </w:r>
      <w:r>
        <w:rPr>
          <w:rFonts w:hint="eastAsia"/>
        </w:rPr>
        <w:t xml:space="preserve"> </w:t>
      </w:r>
      <w:r w:rsidR="008F6291">
        <w:rPr>
          <w:rFonts w:hint="eastAsia"/>
        </w:rPr>
        <w:t>h</w:t>
      </w:r>
      <w:r w:rsidRPr="00D03DDB">
        <w:t>igh</w:t>
      </w:r>
      <w:r>
        <w:rPr>
          <w:rFonts w:hint="eastAsia"/>
        </w:rPr>
        <w:t xml:space="preserve"> </w:t>
      </w:r>
      <w:r w:rsidR="008F6291">
        <w:rPr>
          <w:rFonts w:hint="eastAsia"/>
        </w:rPr>
        <w:t>a</w:t>
      </w:r>
      <w:r w:rsidRPr="00D03DDB">
        <w:t xml:space="preserve">ccuracy </w:t>
      </w:r>
    </w:p>
    <w:p w14:paraId="03590362" w14:textId="0FD0EAF2" w:rsidR="0059425E" w:rsidRPr="009D477C" w:rsidRDefault="00D03DDB" w:rsidP="009E452D">
      <w:pPr>
        <w:pStyle w:val="TCC13"/>
      </w:pPr>
      <w:r w:rsidRPr="00D03DDB">
        <w:t xml:space="preserve">Programmable </w:t>
      </w:r>
      <w:r w:rsidR="008F6291">
        <w:rPr>
          <w:rFonts w:hint="eastAsia"/>
        </w:rPr>
        <w:t>s</w:t>
      </w:r>
      <w:r w:rsidRPr="00D03DDB">
        <w:t>oft-</w:t>
      </w:r>
      <w:r w:rsidR="008F6291">
        <w:rPr>
          <w:rFonts w:hint="eastAsia"/>
        </w:rPr>
        <w:t>s</w:t>
      </w:r>
      <w:r w:rsidRPr="00D03DDB">
        <w:t>tart</w:t>
      </w:r>
      <w:r>
        <w:rPr>
          <w:rFonts w:hint="eastAsia"/>
        </w:rPr>
        <w:t xml:space="preserve"> </w:t>
      </w:r>
      <w:r w:rsidRPr="00D03DDB">
        <w:t xml:space="preserve">and DVS </w:t>
      </w:r>
      <w:r w:rsidR="008F6291">
        <w:rPr>
          <w:rFonts w:hint="eastAsia"/>
        </w:rPr>
        <w:t>s</w:t>
      </w:r>
      <w:r w:rsidRPr="00D03DDB">
        <w:t xml:space="preserve">lew </w:t>
      </w:r>
      <w:r w:rsidR="008F6291">
        <w:rPr>
          <w:rFonts w:hint="eastAsia"/>
        </w:rPr>
        <w:t>r</w:t>
      </w:r>
      <w:r w:rsidRPr="00D03DDB">
        <w:t>ate</w:t>
      </w:r>
    </w:p>
    <w:p w14:paraId="08E36E9E" w14:textId="4FAD67AD" w:rsidR="0059425E" w:rsidRPr="009D477C" w:rsidRDefault="00D03DDB" w:rsidP="009E452D">
      <w:pPr>
        <w:pStyle w:val="TCC13"/>
      </w:pPr>
      <w:r w:rsidRPr="00D03DDB">
        <w:t xml:space="preserve">Configurable </w:t>
      </w:r>
      <w:r w:rsidR="008F6291">
        <w:rPr>
          <w:rFonts w:hint="eastAsia"/>
        </w:rPr>
        <w:t>r</w:t>
      </w:r>
      <w:r w:rsidRPr="00D03DDB">
        <w:t>ail</w:t>
      </w:r>
      <w:r>
        <w:rPr>
          <w:rFonts w:hint="eastAsia"/>
        </w:rPr>
        <w:t xml:space="preserve"> </w:t>
      </w:r>
      <w:r w:rsidR="008F6291">
        <w:rPr>
          <w:rFonts w:hint="eastAsia"/>
        </w:rPr>
        <w:t>s</w:t>
      </w:r>
      <w:r w:rsidRPr="00D03DDB">
        <w:t>equence</w:t>
      </w:r>
      <w:r>
        <w:rPr>
          <w:rFonts w:hint="eastAsia"/>
        </w:rPr>
        <w:t xml:space="preserve"> </w:t>
      </w:r>
      <w:r w:rsidRPr="00D03DDB">
        <w:t>and</w:t>
      </w:r>
      <w:r>
        <w:rPr>
          <w:rFonts w:hint="eastAsia"/>
        </w:rPr>
        <w:t xml:space="preserve"> </w:t>
      </w:r>
      <w:r w:rsidR="008F6291">
        <w:rPr>
          <w:rFonts w:hint="eastAsia"/>
        </w:rPr>
        <w:t>d</w:t>
      </w:r>
      <w:r w:rsidRPr="00D03DDB">
        <w:t>efault</w:t>
      </w:r>
      <w:r>
        <w:rPr>
          <w:rFonts w:hint="eastAsia"/>
        </w:rPr>
        <w:t xml:space="preserve"> </w:t>
      </w:r>
      <w:r w:rsidR="008F6291">
        <w:rPr>
          <w:rFonts w:hint="eastAsia"/>
        </w:rPr>
        <w:t>b</w:t>
      </w:r>
      <w:r w:rsidRPr="00D03DDB">
        <w:t xml:space="preserve">oot-up </w:t>
      </w:r>
      <w:r w:rsidR="008F6291">
        <w:rPr>
          <w:rFonts w:hint="eastAsia"/>
        </w:rPr>
        <w:t>v</w:t>
      </w:r>
      <w:r w:rsidRPr="00D03DDB">
        <w:t xml:space="preserve">oltage </w:t>
      </w:r>
      <w:r w:rsidR="008F6291">
        <w:rPr>
          <w:rFonts w:hint="eastAsia"/>
        </w:rPr>
        <w:t xml:space="preserve">stored </w:t>
      </w:r>
      <w:r w:rsidRPr="00D03DDB">
        <w:t xml:space="preserve">in </w:t>
      </w:r>
      <w:r w:rsidR="008F6291">
        <w:rPr>
          <w:rFonts w:hint="eastAsia"/>
        </w:rPr>
        <w:t>n</w:t>
      </w:r>
      <w:r w:rsidRPr="00D03DDB">
        <w:t xml:space="preserve">on-volatile </w:t>
      </w:r>
      <w:r w:rsidR="008F6291">
        <w:rPr>
          <w:rFonts w:hint="eastAsia"/>
        </w:rPr>
        <w:t>m</w:t>
      </w:r>
      <w:r w:rsidRPr="00D03DDB">
        <w:t>emory (NVM)</w:t>
      </w:r>
    </w:p>
    <w:p w14:paraId="181756BA" w14:textId="0A7F1A1A" w:rsidR="0059425E" w:rsidRPr="009D477C" w:rsidRDefault="00D03DDB" w:rsidP="009E452D">
      <w:pPr>
        <w:pStyle w:val="TCC13"/>
      </w:pPr>
      <w:r w:rsidRPr="00D03DDB">
        <w:t xml:space="preserve">Power </w:t>
      </w:r>
      <w:r w:rsidR="008F6291">
        <w:rPr>
          <w:rFonts w:hint="eastAsia"/>
        </w:rPr>
        <w:t>g</w:t>
      </w:r>
      <w:r w:rsidRPr="00D03DDB">
        <w:t xml:space="preserve">ood and </w:t>
      </w:r>
      <w:r w:rsidR="008F6291">
        <w:rPr>
          <w:rFonts w:hint="eastAsia"/>
        </w:rPr>
        <w:t>f</w:t>
      </w:r>
      <w:r w:rsidRPr="00D03DDB">
        <w:t>ail-</w:t>
      </w:r>
      <w:r w:rsidR="008F6291">
        <w:rPr>
          <w:rFonts w:hint="eastAsia"/>
        </w:rPr>
        <w:t>s</w:t>
      </w:r>
      <w:r w:rsidRPr="00D03DDB">
        <w:t xml:space="preserve">afe </w:t>
      </w:r>
      <w:r w:rsidR="008F6291">
        <w:rPr>
          <w:rFonts w:hint="eastAsia"/>
        </w:rPr>
        <w:t>i</w:t>
      </w:r>
      <w:r w:rsidRPr="00D03DDB">
        <w:t>ndicator</w:t>
      </w:r>
      <w:r w:rsidR="008F6291">
        <w:rPr>
          <w:rFonts w:hint="eastAsia"/>
        </w:rPr>
        <w:t>s</w:t>
      </w:r>
      <w:r w:rsidRPr="00D03DDB">
        <w:t xml:space="preserve">, </w:t>
      </w:r>
      <w:r w:rsidR="008F6291">
        <w:rPr>
          <w:rFonts w:hint="eastAsia"/>
        </w:rPr>
        <w:t>w</w:t>
      </w:r>
      <w:r w:rsidRPr="00D03DDB">
        <w:t>indow</w:t>
      </w:r>
      <w:r w:rsidR="00062FE3">
        <w:rPr>
          <w:rFonts w:hint="eastAsia"/>
        </w:rPr>
        <w:t>ed</w:t>
      </w:r>
      <w:r>
        <w:rPr>
          <w:rFonts w:hint="eastAsia"/>
        </w:rPr>
        <w:t xml:space="preserve"> </w:t>
      </w:r>
      <w:r w:rsidR="008F6291">
        <w:rPr>
          <w:rFonts w:hint="eastAsia"/>
        </w:rPr>
        <w:t>w</w:t>
      </w:r>
      <w:r w:rsidRPr="00D03DDB">
        <w:t xml:space="preserve">atchdog and </w:t>
      </w:r>
      <w:r w:rsidR="008F6291">
        <w:rPr>
          <w:rFonts w:hint="eastAsia"/>
        </w:rPr>
        <w:t>w</w:t>
      </w:r>
      <w:r w:rsidRPr="00D03DDB">
        <w:t xml:space="preserve">atchdog </w:t>
      </w:r>
      <w:r w:rsidR="008F6291">
        <w:rPr>
          <w:rFonts w:hint="eastAsia"/>
        </w:rPr>
        <w:t>r</w:t>
      </w:r>
      <w:r w:rsidRPr="00D03DDB">
        <w:t xml:space="preserve">eset </w:t>
      </w:r>
      <w:r w:rsidR="008F6291">
        <w:rPr>
          <w:rFonts w:hint="eastAsia"/>
        </w:rPr>
        <w:t>f</w:t>
      </w:r>
      <w:r w:rsidRPr="00D03DDB">
        <w:t>unction to</w:t>
      </w:r>
      <w:r>
        <w:rPr>
          <w:rFonts w:hint="eastAsia"/>
        </w:rPr>
        <w:t xml:space="preserve"> </w:t>
      </w:r>
      <w:r w:rsidR="00062FE3" w:rsidRPr="00D03DDB">
        <w:t>prevent system hang</w:t>
      </w:r>
    </w:p>
    <w:p w14:paraId="5266E14E" w14:textId="4C97F660" w:rsidR="0059425E" w:rsidRPr="009D477C" w:rsidRDefault="00D03DDB" w:rsidP="009E452D">
      <w:pPr>
        <w:pStyle w:val="TCC13"/>
      </w:pPr>
      <w:r w:rsidRPr="00D03DDB">
        <w:t>Input OVLO/UVLO, Output OVP/UVP</w:t>
      </w:r>
      <w:r w:rsidR="008F6291">
        <w:rPr>
          <w:rFonts w:hint="eastAsia"/>
        </w:rPr>
        <w:t>,</w:t>
      </w:r>
      <w:r w:rsidRPr="00D03DDB">
        <w:t xml:space="preserve"> thermal</w:t>
      </w:r>
      <w:r>
        <w:rPr>
          <w:rFonts w:hint="eastAsia"/>
        </w:rPr>
        <w:t xml:space="preserve"> </w:t>
      </w:r>
      <w:r w:rsidRPr="00D03DDB">
        <w:t xml:space="preserve">shutdown protection, </w:t>
      </w:r>
      <w:r w:rsidR="008F6291">
        <w:rPr>
          <w:rFonts w:hint="eastAsia"/>
        </w:rPr>
        <w:t>and c</w:t>
      </w:r>
      <w:r w:rsidRPr="00D03DDB">
        <w:t>ycle-by-</w:t>
      </w:r>
      <w:r w:rsidR="008F6291">
        <w:rPr>
          <w:rFonts w:hint="eastAsia"/>
        </w:rPr>
        <w:t>c</w:t>
      </w:r>
      <w:r w:rsidRPr="00D03DDB">
        <w:t>ycle</w:t>
      </w:r>
      <w:r w:rsidR="00062FE3" w:rsidRPr="00D03DDB">
        <w:t xml:space="preserve"> current</w:t>
      </w:r>
      <w:r w:rsidR="00062FE3">
        <w:t xml:space="preserve"> </w:t>
      </w:r>
      <w:r w:rsidR="00062FE3" w:rsidRPr="00D03DDB">
        <w:t>limit</w:t>
      </w:r>
    </w:p>
    <w:p w14:paraId="4068D276" w14:textId="77777777" w:rsidR="00FB2350" w:rsidRDefault="00FB2350" w:rsidP="004D1A23">
      <w:pPr>
        <w:pStyle w:val="TCC13"/>
        <w:widowControl/>
        <w:numPr>
          <w:ilvl w:val="0"/>
          <w:numId w:val="0"/>
        </w:numPr>
        <w:autoSpaceDE/>
        <w:autoSpaceDN/>
        <w:ind w:left="670"/>
        <w:jc w:val="left"/>
      </w:pPr>
    </w:p>
    <w:p w14:paraId="1C0A5943" w14:textId="274C0756" w:rsidR="0059425E" w:rsidRPr="003649B4" w:rsidRDefault="0059425E" w:rsidP="00CA1C1E">
      <w:pPr>
        <w:pStyle w:val="TCC13"/>
        <w:numPr>
          <w:ilvl w:val="0"/>
          <w:numId w:val="0"/>
        </w:numPr>
        <w:ind w:left="806"/>
      </w:pPr>
      <w:bookmarkStart w:id="88" w:name="_Hlk110506771"/>
    </w:p>
    <w:bookmarkEnd w:id="88"/>
    <w:p w14:paraId="7651C015" w14:textId="40DCA227" w:rsidR="00523C07" w:rsidRDefault="00523C07">
      <w:pPr>
        <w:widowControl/>
        <w:autoSpaceDE/>
        <w:autoSpaceDN/>
        <w:jc w:val="left"/>
      </w:pPr>
      <w:r>
        <w:br w:type="page"/>
      </w:r>
    </w:p>
    <w:p w14:paraId="08C22103" w14:textId="66434ADA" w:rsidR="00186A62" w:rsidRPr="004B7136" w:rsidRDefault="0087499B" w:rsidP="00F40871">
      <w:pPr>
        <w:pStyle w:val="40"/>
      </w:pPr>
      <w:bookmarkStart w:id="89" w:name="_Ref153268748"/>
      <w:bookmarkStart w:id="90" w:name="_Ref153268753"/>
      <w:bookmarkStart w:id="91" w:name="_Ref133936212"/>
      <w:bookmarkStart w:id="92" w:name="_Ref134706678"/>
      <w:r w:rsidRPr="004B7136">
        <w:rPr>
          <w:rFonts w:hint="eastAsia"/>
        </w:rPr>
        <w:lastRenderedPageBreak/>
        <w:t>TCC5</w:t>
      </w:r>
      <w:r w:rsidR="00373F13" w:rsidRPr="004B7136">
        <w:t>340</w:t>
      </w:r>
      <w:r w:rsidR="00186A62" w:rsidRPr="004B7136">
        <w:t>: Duty Limitation of</w:t>
      </w:r>
      <w:r w:rsidR="00186A62" w:rsidRPr="004B7136">
        <w:rPr>
          <w:rFonts w:hint="eastAsia"/>
        </w:rPr>
        <w:t xml:space="preserve"> </w:t>
      </w:r>
      <w:r w:rsidR="00186A62" w:rsidRPr="004B7136">
        <w:t>Single-Phase Peak Current for BUCK</w:t>
      </w:r>
      <w:bookmarkEnd w:id="89"/>
      <w:bookmarkEnd w:id="90"/>
    </w:p>
    <w:bookmarkEnd w:id="91"/>
    <w:bookmarkEnd w:id="92"/>
    <w:p w14:paraId="552117B3" w14:textId="77777777" w:rsidR="00E910C6" w:rsidRDefault="00E910C6" w:rsidP="00E910C6">
      <w:pPr>
        <w:widowControl/>
        <w:autoSpaceDE/>
        <w:autoSpaceDN/>
        <w:jc w:val="left"/>
      </w:pPr>
      <w:r>
        <w:t>The duty limitation of the peak output current depends on the continuous output current (Idc) and the duty of peak current.</w:t>
      </w:r>
    </w:p>
    <w:p w14:paraId="5B820413" w14:textId="77777777" w:rsidR="00C708D7" w:rsidRDefault="00C708D7" w:rsidP="009A49AA">
      <w:pPr>
        <w:widowControl/>
        <w:autoSpaceDE/>
        <w:autoSpaceDN/>
        <w:jc w:val="left"/>
      </w:pPr>
    </w:p>
    <w:p w14:paraId="3BD182A6" w14:textId="325D6F85" w:rsidR="009A49AA" w:rsidRDefault="00811ECA" w:rsidP="009A49AA">
      <w:pPr>
        <w:widowControl/>
        <w:autoSpaceDE/>
        <w:autoSpaceDN/>
        <w:jc w:val="left"/>
      </w:pPr>
      <w:r>
        <w:t>The</w:t>
      </w:r>
      <w:r>
        <w:rPr>
          <w:rFonts w:hint="eastAsia"/>
        </w:rPr>
        <w:t xml:space="preserve"> </w:t>
      </w:r>
      <w:r>
        <w:t>s</w:t>
      </w:r>
      <w:r w:rsidR="00062FE3">
        <w:rPr>
          <w:rFonts w:hint="eastAsia"/>
        </w:rPr>
        <w:t xml:space="preserve">ingle phase of </w:t>
      </w:r>
      <w:r w:rsidR="0087499B">
        <w:rPr>
          <w:rFonts w:hint="eastAsia"/>
        </w:rPr>
        <w:t>TCC5</w:t>
      </w:r>
      <w:r w:rsidR="00373F13">
        <w:t>340</w:t>
      </w:r>
      <w:r w:rsidR="00CA1C1E">
        <w:rPr>
          <w:rFonts w:hint="eastAsia"/>
        </w:rPr>
        <w:t xml:space="preserve"> </w:t>
      </w:r>
      <w:r w:rsidR="00062FE3">
        <w:rPr>
          <w:rFonts w:hint="eastAsia"/>
        </w:rPr>
        <w:t>is</w:t>
      </w:r>
      <w:r w:rsidR="00CA1C1E">
        <w:rPr>
          <w:rFonts w:hint="eastAsia"/>
        </w:rPr>
        <w:t xml:space="preserve"> recommended </w:t>
      </w:r>
      <w:r w:rsidR="000A5E82">
        <w:rPr>
          <w:rFonts w:hint="eastAsia"/>
        </w:rPr>
        <w:t xml:space="preserve">to supply </w:t>
      </w:r>
      <w:r w:rsidR="00CA1C1E">
        <w:rPr>
          <w:rFonts w:hint="eastAsia"/>
        </w:rPr>
        <w:t xml:space="preserve">up to </w:t>
      </w:r>
      <w:r w:rsidR="000A5E82">
        <w:rPr>
          <w:rFonts w:hint="eastAsia"/>
        </w:rPr>
        <w:t xml:space="preserve">5A </w:t>
      </w:r>
      <w:r w:rsidR="00CA1C1E">
        <w:rPr>
          <w:rFonts w:hint="eastAsia"/>
        </w:rPr>
        <w:t xml:space="preserve">peak </w:t>
      </w:r>
      <w:r w:rsidR="000A5E82">
        <w:rPr>
          <w:rFonts w:hint="eastAsia"/>
        </w:rPr>
        <w:t xml:space="preserve">for </w:t>
      </w:r>
      <w:r w:rsidR="00CA1C1E">
        <w:rPr>
          <w:rFonts w:hint="eastAsia"/>
        </w:rPr>
        <w:t>50</w:t>
      </w:r>
      <w:r w:rsidR="00062FE3">
        <w:rPr>
          <w:rFonts w:hint="eastAsia"/>
        </w:rPr>
        <w:t xml:space="preserve"> </w:t>
      </w:r>
      <w:r w:rsidR="00CA1C1E">
        <w:rPr>
          <w:rFonts w:hint="eastAsia"/>
        </w:rPr>
        <w:t>m</w:t>
      </w:r>
      <w:r w:rsidR="0071673B">
        <w:t>s</w:t>
      </w:r>
      <w:r w:rsidR="000A5E82">
        <w:rPr>
          <w:rFonts w:hint="eastAsia"/>
        </w:rPr>
        <w:t>.</w:t>
      </w:r>
    </w:p>
    <w:p w14:paraId="6AB25CA7" w14:textId="77777777" w:rsidR="00CA1C1E" w:rsidRPr="001336EB" w:rsidRDefault="00CA1C1E" w:rsidP="009A49AA">
      <w:pPr>
        <w:widowControl/>
        <w:autoSpaceDE/>
        <w:autoSpaceDN/>
        <w:jc w:val="left"/>
      </w:pPr>
    </w:p>
    <w:p w14:paraId="115B2BD5" w14:textId="635322D3" w:rsidR="00062FE3" w:rsidRDefault="00062FE3" w:rsidP="00646E09">
      <w:pPr>
        <w:pStyle w:val="TCC13"/>
        <w:widowControl/>
        <w:autoSpaceDE/>
        <w:autoSpaceDN/>
        <w:jc w:val="left"/>
      </w:pPr>
      <w:r>
        <w:rPr>
          <w:rFonts w:hint="eastAsia"/>
        </w:rPr>
        <w:t>Condition: Vin 4V</w:t>
      </w:r>
    </w:p>
    <w:p w14:paraId="391298E6" w14:textId="2270511B" w:rsidR="00062FE3" w:rsidRDefault="0071673B" w:rsidP="009A49AA">
      <w:pPr>
        <w:widowControl/>
        <w:autoSpaceDE/>
        <w:autoSpaceDN/>
        <w:jc w:val="left"/>
      </w:pPr>
      <w:r>
        <w:rPr>
          <w:noProof/>
        </w:rPr>
        <mc:AlternateContent>
          <mc:Choice Requires="wps">
            <w:drawing>
              <wp:anchor distT="0" distB="0" distL="114300" distR="114300" simplePos="0" relativeHeight="251677696" behindDoc="0" locked="0" layoutInCell="1" allowOverlap="1" wp14:anchorId="0B3D9225" wp14:editId="26281AD5">
                <wp:simplePos x="0" y="0"/>
                <wp:positionH relativeFrom="column">
                  <wp:posOffset>3810</wp:posOffset>
                </wp:positionH>
                <wp:positionV relativeFrom="paragraph">
                  <wp:posOffset>838835</wp:posOffset>
                </wp:positionV>
                <wp:extent cx="6653530" cy="147320"/>
                <wp:effectExtent l="0" t="0" r="13970" b="24130"/>
                <wp:wrapNone/>
                <wp:docPr id="2004543120" name="사각형: 둥근 모서리 1"/>
                <wp:cNvGraphicFramePr/>
                <a:graphic xmlns:a="http://schemas.openxmlformats.org/drawingml/2006/main">
                  <a:graphicData uri="http://schemas.microsoft.com/office/word/2010/wordprocessingShape">
                    <wps:wsp>
                      <wps:cNvSpPr/>
                      <wps:spPr>
                        <a:xfrm>
                          <a:off x="0" y="0"/>
                          <a:ext cx="6653530" cy="147320"/>
                        </a:xfrm>
                        <a:prstGeom prst="round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roundrect w14:anchorId="42DD2956" id="사각형: 둥근 모서리 1" o:spid="_x0000_s1026" style="position:absolute;margin-left:.3pt;margin-top:66.05pt;width:523.9pt;height:11.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" filled="f" strokecolor="red" strokeweight="2pt"/>
            </w:pict>
          </mc:Fallback>
        </mc:AlternateContent>
      </w:r>
    </w:p>
    <w:tbl>
      <w:tblPr>
        <w:tblStyle w:val="af7"/>
        <w:tblW w:w="0" w:type="auto"/>
        <w:tblLayout w:type="fixed"/>
        <w:tblLook w:val="04A0" w:firstRow="1" w:lastRow="0" w:firstColumn="1" w:lastColumn="0" w:noHBand="0" w:noVBand="1"/>
      </w:tblPr>
      <w:tblGrid>
        <w:gridCol w:w="1162"/>
        <w:gridCol w:w="1162"/>
        <w:gridCol w:w="1164"/>
        <w:gridCol w:w="1164"/>
        <w:gridCol w:w="1164"/>
        <w:gridCol w:w="1164"/>
        <w:gridCol w:w="1164"/>
        <w:gridCol w:w="1164"/>
        <w:gridCol w:w="1160"/>
      </w:tblGrid>
      <w:tr w:rsidR="008F6291" w14:paraId="2814B855" w14:textId="77777777" w:rsidTr="004B7136">
        <w:tc>
          <w:tcPr>
            <w:tcW w:w="1162" w:type="dxa"/>
            <w:shd w:val="clear" w:color="auto" w:fill="E6E6E6"/>
            <w:vAlign w:val="center"/>
          </w:tcPr>
          <w:p w14:paraId="390D8709" w14:textId="708A2338" w:rsidR="0071673B" w:rsidRPr="00646E09" w:rsidRDefault="0071673B" w:rsidP="00646E09">
            <w:pPr>
              <w:widowControl/>
              <w:autoSpaceDE/>
              <w:autoSpaceDN/>
              <w:jc w:val="center"/>
              <w:rPr>
                <w:b/>
                <w:bCs/>
                <w:w w:val="90"/>
              </w:rPr>
            </w:pPr>
            <w:r w:rsidRPr="00646E09">
              <w:rPr>
                <w:b/>
                <w:bCs/>
                <w:w w:val="90"/>
              </w:rPr>
              <w:t>base lout (A)</w:t>
            </w:r>
          </w:p>
        </w:tc>
        <w:tc>
          <w:tcPr>
            <w:tcW w:w="1162" w:type="dxa"/>
            <w:shd w:val="clear" w:color="auto" w:fill="E6E6E6"/>
            <w:vAlign w:val="center"/>
          </w:tcPr>
          <w:p w14:paraId="57022442" w14:textId="3371FD91" w:rsidR="0071673B" w:rsidRPr="00646E09" w:rsidRDefault="0071673B" w:rsidP="00646E09">
            <w:pPr>
              <w:widowControl/>
              <w:autoSpaceDE/>
              <w:autoSpaceDN/>
              <w:jc w:val="center"/>
              <w:rPr>
                <w:b/>
                <w:bCs/>
                <w:w w:val="90"/>
              </w:rPr>
            </w:pPr>
            <w:r w:rsidRPr="00646E09">
              <w:rPr>
                <w:b/>
                <w:bCs/>
                <w:w w:val="90"/>
              </w:rPr>
              <w:t>T</w:t>
            </w:r>
            <w:r>
              <w:rPr>
                <w:b/>
                <w:bCs/>
                <w:w w:val="90"/>
              </w:rPr>
              <w:t>a</w:t>
            </w:r>
            <w:r w:rsidRPr="00646E09">
              <w:rPr>
                <w:b/>
                <w:bCs/>
                <w:w w:val="90"/>
              </w:rPr>
              <w:t xml:space="preserve"> (</w:t>
            </w:r>
            <w:r w:rsidRPr="00646E09">
              <w:rPr>
                <w:rFonts w:ascii="Times New Roman" w:hAnsi="Times New Roman"/>
                <w:b/>
                <w:bCs/>
                <w:w w:val="90"/>
              </w:rPr>
              <w:t>°</w:t>
            </w:r>
            <w:r w:rsidRPr="00646E09">
              <w:rPr>
                <w:b/>
                <w:bCs/>
                <w:w w:val="90"/>
              </w:rPr>
              <w:t>C)</w:t>
            </w:r>
          </w:p>
        </w:tc>
        <w:tc>
          <w:tcPr>
            <w:tcW w:w="1164" w:type="dxa"/>
            <w:shd w:val="clear" w:color="auto" w:fill="E6E6E6"/>
            <w:vAlign w:val="center"/>
          </w:tcPr>
          <w:p w14:paraId="0835D677" w14:textId="0F9F0E90" w:rsidR="0071673B" w:rsidRPr="00646E09" w:rsidRDefault="0071673B" w:rsidP="00646E09">
            <w:pPr>
              <w:widowControl/>
              <w:autoSpaceDE/>
              <w:autoSpaceDN/>
              <w:jc w:val="center"/>
              <w:rPr>
                <w:b/>
                <w:bCs/>
                <w:w w:val="90"/>
              </w:rPr>
            </w:pPr>
            <w:r w:rsidRPr="00646E09">
              <w:rPr>
                <w:b/>
                <w:bCs/>
                <w:w w:val="90"/>
              </w:rPr>
              <w:t>peak from base Iout (A)</w:t>
            </w:r>
          </w:p>
        </w:tc>
        <w:tc>
          <w:tcPr>
            <w:tcW w:w="1164" w:type="dxa"/>
            <w:shd w:val="clear" w:color="auto" w:fill="E6E6E6"/>
            <w:vAlign w:val="center"/>
          </w:tcPr>
          <w:p w14:paraId="14714895" w14:textId="63FE70D1" w:rsidR="0071673B" w:rsidRPr="00646E09" w:rsidRDefault="0071673B" w:rsidP="00646E09">
            <w:pPr>
              <w:widowControl/>
              <w:autoSpaceDE/>
              <w:autoSpaceDN/>
              <w:jc w:val="center"/>
              <w:rPr>
                <w:b/>
                <w:bCs/>
                <w:w w:val="90"/>
              </w:rPr>
            </w:pPr>
            <w:r w:rsidRPr="00646E09">
              <w:rPr>
                <w:b/>
                <w:bCs/>
                <w:w w:val="90"/>
              </w:rPr>
              <w:t>Max peak Iout (A)</w:t>
            </w:r>
          </w:p>
        </w:tc>
        <w:tc>
          <w:tcPr>
            <w:tcW w:w="1164" w:type="dxa"/>
            <w:shd w:val="clear" w:color="auto" w:fill="E6E6E6"/>
            <w:vAlign w:val="center"/>
          </w:tcPr>
          <w:p w14:paraId="58FA3C31" w14:textId="426929FC" w:rsidR="0071673B" w:rsidRPr="00646E09" w:rsidRDefault="0071673B" w:rsidP="00646E09">
            <w:pPr>
              <w:widowControl/>
              <w:autoSpaceDE/>
              <w:autoSpaceDN/>
              <w:jc w:val="center"/>
              <w:rPr>
                <w:b/>
                <w:bCs/>
                <w:w w:val="90"/>
              </w:rPr>
            </w:pPr>
            <w:r w:rsidRPr="00646E09">
              <w:rPr>
                <w:b/>
                <w:bCs/>
                <w:w w:val="90"/>
              </w:rPr>
              <w:t>Period (ms)</w:t>
            </w:r>
          </w:p>
        </w:tc>
        <w:tc>
          <w:tcPr>
            <w:tcW w:w="1164" w:type="dxa"/>
            <w:shd w:val="clear" w:color="auto" w:fill="E6E6E6"/>
            <w:vAlign w:val="center"/>
          </w:tcPr>
          <w:p w14:paraId="12E40942" w14:textId="333AFF35" w:rsidR="0071673B" w:rsidRPr="00646E09" w:rsidRDefault="0071673B" w:rsidP="00646E09">
            <w:pPr>
              <w:widowControl/>
              <w:autoSpaceDE/>
              <w:autoSpaceDN/>
              <w:jc w:val="center"/>
              <w:rPr>
                <w:b/>
                <w:bCs/>
                <w:w w:val="90"/>
              </w:rPr>
            </w:pPr>
            <w:r w:rsidRPr="00646E09">
              <w:rPr>
                <w:b/>
                <w:bCs/>
                <w:w w:val="90"/>
              </w:rPr>
              <w:t>peak (ms)</w:t>
            </w:r>
          </w:p>
        </w:tc>
        <w:tc>
          <w:tcPr>
            <w:tcW w:w="1164" w:type="dxa"/>
            <w:shd w:val="clear" w:color="auto" w:fill="E6E6E6"/>
            <w:vAlign w:val="center"/>
          </w:tcPr>
          <w:p w14:paraId="5143DA34" w14:textId="795D62B3" w:rsidR="0071673B" w:rsidRPr="00646E09" w:rsidRDefault="0071673B" w:rsidP="00646E09">
            <w:pPr>
              <w:widowControl/>
              <w:autoSpaceDE/>
              <w:autoSpaceDN/>
              <w:jc w:val="center"/>
              <w:rPr>
                <w:b/>
                <w:bCs/>
                <w:w w:val="90"/>
              </w:rPr>
            </w:pPr>
            <w:r w:rsidRPr="00646E09">
              <w:rPr>
                <w:b/>
                <w:bCs/>
                <w:w w:val="90"/>
              </w:rPr>
              <w:t>duty</w:t>
            </w:r>
          </w:p>
        </w:tc>
        <w:tc>
          <w:tcPr>
            <w:tcW w:w="1164" w:type="dxa"/>
            <w:shd w:val="clear" w:color="auto" w:fill="E6E6E6"/>
            <w:vAlign w:val="center"/>
          </w:tcPr>
          <w:p w14:paraId="3316E3B1" w14:textId="55F91940" w:rsidR="0071673B" w:rsidRPr="00646E09" w:rsidRDefault="0071673B" w:rsidP="00646E09">
            <w:pPr>
              <w:widowControl/>
              <w:autoSpaceDE/>
              <w:autoSpaceDN/>
              <w:jc w:val="center"/>
              <w:rPr>
                <w:b/>
                <w:bCs/>
                <w:w w:val="90"/>
              </w:rPr>
            </w:pPr>
            <w:r w:rsidRPr="00646E09">
              <w:rPr>
                <w:b/>
                <w:bCs/>
                <w:w w:val="90"/>
              </w:rPr>
              <w:t>lavg (A)</w:t>
            </w:r>
          </w:p>
        </w:tc>
        <w:tc>
          <w:tcPr>
            <w:tcW w:w="1160" w:type="dxa"/>
            <w:shd w:val="clear" w:color="auto" w:fill="E6E6E6"/>
            <w:vAlign w:val="center"/>
          </w:tcPr>
          <w:p w14:paraId="1029DF3C" w14:textId="3C97DFE7" w:rsidR="0071673B" w:rsidRPr="00646E09" w:rsidRDefault="0071673B" w:rsidP="00646E09">
            <w:pPr>
              <w:widowControl/>
              <w:autoSpaceDE/>
              <w:autoSpaceDN/>
              <w:jc w:val="center"/>
              <w:rPr>
                <w:b/>
                <w:bCs/>
                <w:w w:val="90"/>
              </w:rPr>
            </w:pPr>
            <w:r w:rsidRPr="00646E09">
              <w:rPr>
                <w:b/>
                <w:bCs/>
                <w:w w:val="90"/>
              </w:rPr>
              <w:t>Tj (</w:t>
            </w:r>
            <w:r w:rsidRPr="00646E09">
              <w:rPr>
                <w:rFonts w:ascii="Times New Roman" w:hAnsi="Times New Roman"/>
                <w:b/>
                <w:bCs/>
                <w:w w:val="90"/>
              </w:rPr>
              <w:t>°</w:t>
            </w:r>
            <w:r w:rsidRPr="00646E09">
              <w:rPr>
                <w:b/>
                <w:bCs/>
                <w:w w:val="90"/>
              </w:rPr>
              <w:t>C)</w:t>
            </w:r>
          </w:p>
        </w:tc>
      </w:tr>
      <w:tr w:rsidR="0071673B" w14:paraId="4B34F4AE" w14:textId="77777777" w:rsidTr="004B7136">
        <w:tc>
          <w:tcPr>
            <w:tcW w:w="1162" w:type="dxa"/>
            <w:vAlign w:val="center"/>
          </w:tcPr>
          <w:p w14:paraId="3DF06534" w14:textId="7A0FB2B6" w:rsidR="0071673B" w:rsidRPr="00B4059D" w:rsidRDefault="0071673B" w:rsidP="00646E09">
            <w:pPr>
              <w:widowControl/>
              <w:autoSpaceDE/>
              <w:autoSpaceDN/>
              <w:jc w:val="center"/>
              <w:rPr>
                <w:color w:val="000000" w:themeColor="text1"/>
              </w:rPr>
            </w:pPr>
            <w:r w:rsidRPr="00B4059D">
              <w:rPr>
                <w:color w:val="000000" w:themeColor="text1"/>
              </w:rPr>
              <w:t>3.2</w:t>
            </w:r>
          </w:p>
        </w:tc>
        <w:tc>
          <w:tcPr>
            <w:tcW w:w="1162" w:type="dxa"/>
            <w:vAlign w:val="center"/>
          </w:tcPr>
          <w:p w14:paraId="4A674AF1" w14:textId="3E0D9C7D" w:rsidR="0071673B" w:rsidRPr="00B4059D" w:rsidRDefault="0071673B" w:rsidP="00646E09">
            <w:pPr>
              <w:widowControl/>
              <w:autoSpaceDE/>
              <w:autoSpaceDN/>
              <w:jc w:val="center"/>
              <w:rPr>
                <w:color w:val="000000" w:themeColor="text1"/>
              </w:rPr>
            </w:pPr>
            <w:r w:rsidRPr="00B4059D">
              <w:rPr>
                <w:color w:val="000000" w:themeColor="text1"/>
              </w:rPr>
              <w:t>85</w:t>
            </w:r>
          </w:p>
        </w:tc>
        <w:tc>
          <w:tcPr>
            <w:tcW w:w="1164" w:type="dxa"/>
            <w:vAlign w:val="center"/>
          </w:tcPr>
          <w:p w14:paraId="77B2CB3A" w14:textId="0ED43502" w:rsidR="0071673B" w:rsidRPr="00B4059D" w:rsidRDefault="0071673B" w:rsidP="00646E09">
            <w:pPr>
              <w:widowControl/>
              <w:autoSpaceDE/>
              <w:autoSpaceDN/>
              <w:jc w:val="center"/>
              <w:rPr>
                <w:color w:val="000000" w:themeColor="text1"/>
              </w:rPr>
            </w:pPr>
            <w:r w:rsidRPr="00B4059D">
              <w:rPr>
                <w:color w:val="000000" w:themeColor="text1"/>
              </w:rPr>
              <w:t>0</w:t>
            </w:r>
          </w:p>
        </w:tc>
        <w:tc>
          <w:tcPr>
            <w:tcW w:w="1164" w:type="dxa"/>
            <w:vAlign w:val="center"/>
          </w:tcPr>
          <w:p w14:paraId="212B5B72" w14:textId="1242DA25" w:rsidR="0071673B" w:rsidRPr="00B4059D" w:rsidRDefault="0071673B" w:rsidP="00646E09">
            <w:pPr>
              <w:widowControl/>
              <w:autoSpaceDE/>
              <w:autoSpaceDN/>
              <w:jc w:val="center"/>
              <w:rPr>
                <w:color w:val="000000" w:themeColor="text1"/>
              </w:rPr>
            </w:pPr>
            <w:r w:rsidRPr="00B4059D">
              <w:rPr>
                <w:color w:val="000000" w:themeColor="text1"/>
              </w:rPr>
              <w:t>3.2</w:t>
            </w:r>
          </w:p>
        </w:tc>
        <w:tc>
          <w:tcPr>
            <w:tcW w:w="1164" w:type="dxa"/>
            <w:vAlign w:val="center"/>
          </w:tcPr>
          <w:p w14:paraId="175FE322" w14:textId="64D58F9E" w:rsidR="0071673B" w:rsidRPr="00B4059D" w:rsidRDefault="0071673B" w:rsidP="00646E09">
            <w:pPr>
              <w:widowControl/>
              <w:autoSpaceDE/>
              <w:autoSpaceDN/>
              <w:jc w:val="center"/>
              <w:rPr>
                <w:color w:val="000000" w:themeColor="text1"/>
              </w:rPr>
            </w:pPr>
            <w:r w:rsidRPr="00B4059D">
              <w:rPr>
                <w:color w:val="000000" w:themeColor="text1"/>
              </w:rPr>
              <w:t>100</w:t>
            </w:r>
          </w:p>
        </w:tc>
        <w:tc>
          <w:tcPr>
            <w:tcW w:w="1164" w:type="dxa"/>
            <w:vAlign w:val="center"/>
          </w:tcPr>
          <w:p w14:paraId="5499441A" w14:textId="7B6F978A" w:rsidR="0071673B" w:rsidRPr="00B4059D" w:rsidRDefault="0071673B" w:rsidP="00646E09">
            <w:pPr>
              <w:widowControl/>
              <w:autoSpaceDE/>
              <w:autoSpaceDN/>
              <w:jc w:val="center"/>
              <w:rPr>
                <w:color w:val="000000" w:themeColor="text1"/>
              </w:rPr>
            </w:pPr>
            <w:r w:rsidRPr="00B4059D">
              <w:rPr>
                <w:color w:val="000000" w:themeColor="text1"/>
              </w:rPr>
              <w:t>100</w:t>
            </w:r>
          </w:p>
        </w:tc>
        <w:tc>
          <w:tcPr>
            <w:tcW w:w="1164" w:type="dxa"/>
            <w:vAlign w:val="center"/>
          </w:tcPr>
          <w:p w14:paraId="16D66E7E" w14:textId="23CB3F27" w:rsidR="0071673B" w:rsidRPr="00B4059D" w:rsidRDefault="0071673B" w:rsidP="00646E09">
            <w:pPr>
              <w:widowControl/>
              <w:autoSpaceDE/>
              <w:autoSpaceDN/>
              <w:jc w:val="center"/>
              <w:rPr>
                <w:color w:val="000000" w:themeColor="text1"/>
              </w:rPr>
            </w:pPr>
            <w:r w:rsidRPr="00B4059D">
              <w:rPr>
                <w:color w:val="000000" w:themeColor="text1"/>
              </w:rPr>
              <w:t>1</w:t>
            </w:r>
          </w:p>
        </w:tc>
        <w:tc>
          <w:tcPr>
            <w:tcW w:w="1164" w:type="dxa"/>
            <w:vAlign w:val="center"/>
          </w:tcPr>
          <w:p w14:paraId="3B599178" w14:textId="5BC87853" w:rsidR="0071673B" w:rsidRPr="00B4059D" w:rsidRDefault="0071673B" w:rsidP="00646E09">
            <w:pPr>
              <w:widowControl/>
              <w:autoSpaceDE/>
              <w:autoSpaceDN/>
              <w:jc w:val="center"/>
              <w:rPr>
                <w:color w:val="000000" w:themeColor="text1"/>
              </w:rPr>
            </w:pPr>
            <w:r w:rsidRPr="00B4059D">
              <w:rPr>
                <w:color w:val="000000" w:themeColor="text1"/>
              </w:rPr>
              <w:t>3.2</w:t>
            </w:r>
          </w:p>
        </w:tc>
        <w:tc>
          <w:tcPr>
            <w:tcW w:w="1160" w:type="dxa"/>
            <w:vAlign w:val="center"/>
          </w:tcPr>
          <w:p w14:paraId="762E7D2F" w14:textId="22E7D36B" w:rsidR="0071673B" w:rsidRPr="00B4059D" w:rsidRDefault="0071673B" w:rsidP="00646E09">
            <w:pPr>
              <w:widowControl/>
              <w:autoSpaceDE/>
              <w:autoSpaceDN/>
              <w:jc w:val="center"/>
              <w:rPr>
                <w:color w:val="000000" w:themeColor="text1"/>
              </w:rPr>
            </w:pPr>
            <w:r w:rsidRPr="00B4059D">
              <w:rPr>
                <w:color w:val="000000" w:themeColor="text1"/>
              </w:rPr>
              <w:t>137</w:t>
            </w:r>
          </w:p>
        </w:tc>
      </w:tr>
      <w:tr w:rsidR="0071673B" w14:paraId="27839525" w14:textId="77777777" w:rsidTr="004B7136">
        <w:tc>
          <w:tcPr>
            <w:tcW w:w="1162" w:type="dxa"/>
            <w:vAlign w:val="center"/>
          </w:tcPr>
          <w:p w14:paraId="499B91A6" w14:textId="221C4BD8" w:rsidR="0071673B" w:rsidRPr="00B4059D" w:rsidRDefault="0071673B" w:rsidP="00646E09">
            <w:pPr>
              <w:widowControl/>
              <w:autoSpaceDE/>
              <w:autoSpaceDN/>
              <w:jc w:val="center"/>
              <w:rPr>
                <w:color w:val="000000" w:themeColor="text1"/>
              </w:rPr>
            </w:pPr>
            <w:r w:rsidRPr="00B4059D">
              <w:rPr>
                <w:color w:val="000000" w:themeColor="text1"/>
              </w:rPr>
              <w:t>3.2</w:t>
            </w:r>
          </w:p>
        </w:tc>
        <w:tc>
          <w:tcPr>
            <w:tcW w:w="1162" w:type="dxa"/>
            <w:vAlign w:val="center"/>
          </w:tcPr>
          <w:p w14:paraId="702F705B" w14:textId="6C712792" w:rsidR="0071673B" w:rsidRPr="00B4059D" w:rsidRDefault="0071673B" w:rsidP="00646E09">
            <w:pPr>
              <w:widowControl/>
              <w:autoSpaceDE/>
              <w:autoSpaceDN/>
              <w:jc w:val="center"/>
              <w:rPr>
                <w:color w:val="000000" w:themeColor="text1"/>
              </w:rPr>
            </w:pPr>
            <w:r w:rsidRPr="00B4059D">
              <w:rPr>
                <w:color w:val="000000" w:themeColor="text1"/>
              </w:rPr>
              <w:t>85</w:t>
            </w:r>
          </w:p>
        </w:tc>
        <w:tc>
          <w:tcPr>
            <w:tcW w:w="1164" w:type="dxa"/>
            <w:vAlign w:val="center"/>
          </w:tcPr>
          <w:p w14:paraId="66F65834" w14:textId="02FA714A" w:rsidR="0071673B" w:rsidRPr="00B4059D" w:rsidRDefault="0071673B" w:rsidP="00646E09">
            <w:pPr>
              <w:widowControl/>
              <w:autoSpaceDE/>
              <w:autoSpaceDN/>
              <w:jc w:val="center"/>
              <w:rPr>
                <w:color w:val="000000" w:themeColor="text1"/>
              </w:rPr>
            </w:pPr>
            <w:r w:rsidRPr="00B4059D">
              <w:rPr>
                <w:color w:val="000000" w:themeColor="text1"/>
              </w:rPr>
              <w:t>1.8</w:t>
            </w:r>
          </w:p>
        </w:tc>
        <w:tc>
          <w:tcPr>
            <w:tcW w:w="1164" w:type="dxa"/>
            <w:vAlign w:val="center"/>
          </w:tcPr>
          <w:p w14:paraId="13A2BA8E" w14:textId="759D97AB" w:rsidR="0071673B" w:rsidRPr="00B4059D" w:rsidRDefault="0071673B" w:rsidP="00646E09">
            <w:pPr>
              <w:widowControl/>
              <w:autoSpaceDE/>
              <w:autoSpaceDN/>
              <w:jc w:val="center"/>
              <w:rPr>
                <w:color w:val="000000" w:themeColor="text1"/>
              </w:rPr>
            </w:pPr>
            <w:r w:rsidRPr="00B4059D">
              <w:rPr>
                <w:color w:val="000000" w:themeColor="text1"/>
              </w:rPr>
              <w:t>5</w:t>
            </w:r>
          </w:p>
        </w:tc>
        <w:tc>
          <w:tcPr>
            <w:tcW w:w="1164" w:type="dxa"/>
            <w:vAlign w:val="center"/>
          </w:tcPr>
          <w:p w14:paraId="64DB9022" w14:textId="20FCC181" w:rsidR="0071673B" w:rsidRPr="00B4059D" w:rsidRDefault="0071673B" w:rsidP="00646E09">
            <w:pPr>
              <w:widowControl/>
              <w:autoSpaceDE/>
              <w:autoSpaceDN/>
              <w:jc w:val="center"/>
              <w:rPr>
                <w:color w:val="000000" w:themeColor="text1"/>
              </w:rPr>
            </w:pPr>
            <w:r w:rsidRPr="00B4059D">
              <w:rPr>
                <w:color w:val="000000" w:themeColor="text1"/>
              </w:rPr>
              <w:t>100</w:t>
            </w:r>
          </w:p>
        </w:tc>
        <w:tc>
          <w:tcPr>
            <w:tcW w:w="1164" w:type="dxa"/>
            <w:vAlign w:val="center"/>
          </w:tcPr>
          <w:p w14:paraId="56354B2E" w14:textId="37A9C1A4" w:rsidR="0071673B" w:rsidRPr="00B4059D" w:rsidRDefault="0071673B" w:rsidP="00646E09">
            <w:pPr>
              <w:widowControl/>
              <w:autoSpaceDE/>
              <w:autoSpaceDN/>
              <w:jc w:val="center"/>
              <w:rPr>
                <w:color w:val="000000" w:themeColor="text1"/>
              </w:rPr>
            </w:pPr>
            <w:r w:rsidRPr="00B4059D">
              <w:rPr>
                <w:color w:val="000000" w:themeColor="text1"/>
              </w:rPr>
              <w:t>100</w:t>
            </w:r>
          </w:p>
        </w:tc>
        <w:tc>
          <w:tcPr>
            <w:tcW w:w="1164" w:type="dxa"/>
            <w:vAlign w:val="center"/>
          </w:tcPr>
          <w:p w14:paraId="559213F4" w14:textId="729891A1" w:rsidR="0071673B" w:rsidRPr="00B4059D" w:rsidRDefault="0071673B" w:rsidP="00646E09">
            <w:pPr>
              <w:widowControl/>
              <w:autoSpaceDE/>
              <w:autoSpaceDN/>
              <w:jc w:val="center"/>
              <w:rPr>
                <w:color w:val="000000" w:themeColor="text1"/>
              </w:rPr>
            </w:pPr>
            <w:r w:rsidRPr="00B4059D">
              <w:rPr>
                <w:color w:val="000000" w:themeColor="text1"/>
              </w:rPr>
              <w:t>0.1</w:t>
            </w:r>
          </w:p>
        </w:tc>
        <w:tc>
          <w:tcPr>
            <w:tcW w:w="1164" w:type="dxa"/>
            <w:vAlign w:val="center"/>
          </w:tcPr>
          <w:p w14:paraId="60145539" w14:textId="2F8FFC5D" w:rsidR="0071673B" w:rsidRPr="00B4059D" w:rsidRDefault="0071673B" w:rsidP="00646E09">
            <w:pPr>
              <w:widowControl/>
              <w:autoSpaceDE/>
              <w:autoSpaceDN/>
              <w:jc w:val="center"/>
              <w:rPr>
                <w:color w:val="000000" w:themeColor="text1"/>
              </w:rPr>
            </w:pPr>
            <w:r w:rsidRPr="00B4059D">
              <w:rPr>
                <w:color w:val="000000" w:themeColor="text1"/>
              </w:rPr>
              <w:t>3.38</w:t>
            </w:r>
          </w:p>
        </w:tc>
        <w:tc>
          <w:tcPr>
            <w:tcW w:w="1160" w:type="dxa"/>
            <w:vAlign w:val="center"/>
          </w:tcPr>
          <w:p w14:paraId="071666E5" w14:textId="3E05C4C1" w:rsidR="0071673B" w:rsidRPr="00B4059D" w:rsidRDefault="0071673B" w:rsidP="00646E09">
            <w:pPr>
              <w:widowControl/>
              <w:autoSpaceDE/>
              <w:autoSpaceDN/>
              <w:jc w:val="center"/>
              <w:rPr>
                <w:color w:val="000000" w:themeColor="text1"/>
              </w:rPr>
            </w:pPr>
            <w:r w:rsidRPr="00B4059D">
              <w:rPr>
                <w:color w:val="000000" w:themeColor="text1"/>
              </w:rPr>
              <w:t>141</w:t>
            </w:r>
          </w:p>
        </w:tc>
      </w:tr>
      <w:tr w:rsidR="008F6291" w14:paraId="7A6D030C" w14:textId="77777777" w:rsidTr="004B7136">
        <w:tc>
          <w:tcPr>
            <w:tcW w:w="1162" w:type="dxa"/>
            <w:shd w:val="clear" w:color="auto" w:fill="F2F2F2" w:themeFill="background1" w:themeFillShade="F2"/>
            <w:vAlign w:val="center"/>
          </w:tcPr>
          <w:p w14:paraId="7DFD6190" w14:textId="3BF4C0AD" w:rsidR="0071673B" w:rsidRPr="00B4059D" w:rsidRDefault="0071673B" w:rsidP="00646E09">
            <w:pPr>
              <w:widowControl/>
              <w:autoSpaceDE/>
              <w:autoSpaceDN/>
              <w:jc w:val="center"/>
              <w:rPr>
                <w:color w:val="000000" w:themeColor="text1"/>
              </w:rPr>
            </w:pPr>
            <w:r w:rsidRPr="00B4059D">
              <w:rPr>
                <w:color w:val="000000" w:themeColor="text1"/>
              </w:rPr>
              <w:t>3.2</w:t>
            </w:r>
          </w:p>
        </w:tc>
        <w:tc>
          <w:tcPr>
            <w:tcW w:w="1162" w:type="dxa"/>
            <w:shd w:val="clear" w:color="auto" w:fill="F2F2F2" w:themeFill="background1" w:themeFillShade="F2"/>
            <w:vAlign w:val="center"/>
          </w:tcPr>
          <w:p w14:paraId="7C94D4B2" w14:textId="492A85D4" w:rsidR="0071673B" w:rsidRPr="00B4059D" w:rsidRDefault="0071673B" w:rsidP="00646E09">
            <w:pPr>
              <w:widowControl/>
              <w:autoSpaceDE/>
              <w:autoSpaceDN/>
              <w:jc w:val="center"/>
              <w:rPr>
                <w:color w:val="000000" w:themeColor="text1"/>
              </w:rPr>
            </w:pPr>
            <w:r w:rsidRPr="00B4059D">
              <w:rPr>
                <w:color w:val="000000" w:themeColor="text1"/>
              </w:rPr>
              <w:t>85</w:t>
            </w:r>
          </w:p>
        </w:tc>
        <w:tc>
          <w:tcPr>
            <w:tcW w:w="1164" w:type="dxa"/>
            <w:shd w:val="clear" w:color="auto" w:fill="F2F2F2" w:themeFill="background1" w:themeFillShade="F2"/>
            <w:vAlign w:val="center"/>
          </w:tcPr>
          <w:p w14:paraId="74B0B12A" w14:textId="7095B218" w:rsidR="0071673B" w:rsidRPr="00B4059D" w:rsidRDefault="0071673B" w:rsidP="00646E09">
            <w:pPr>
              <w:widowControl/>
              <w:autoSpaceDE/>
              <w:autoSpaceDN/>
              <w:jc w:val="center"/>
              <w:rPr>
                <w:color w:val="000000" w:themeColor="text1"/>
              </w:rPr>
            </w:pPr>
            <w:r w:rsidRPr="00B4059D">
              <w:rPr>
                <w:color w:val="000000" w:themeColor="text1"/>
              </w:rPr>
              <w:t>1.8</w:t>
            </w:r>
          </w:p>
        </w:tc>
        <w:tc>
          <w:tcPr>
            <w:tcW w:w="1164" w:type="dxa"/>
            <w:shd w:val="clear" w:color="auto" w:fill="F2F2F2" w:themeFill="background1" w:themeFillShade="F2"/>
            <w:vAlign w:val="center"/>
          </w:tcPr>
          <w:p w14:paraId="398985E1" w14:textId="3CA4D094" w:rsidR="0071673B" w:rsidRPr="00B4059D" w:rsidRDefault="0071673B" w:rsidP="00646E09">
            <w:pPr>
              <w:widowControl/>
              <w:autoSpaceDE/>
              <w:autoSpaceDN/>
              <w:jc w:val="center"/>
              <w:rPr>
                <w:color w:val="000000" w:themeColor="text1"/>
              </w:rPr>
            </w:pPr>
            <w:r w:rsidRPr="00B4059D">
              <w:rPr>
                <w:color w:val="000000" w:themeColor="text1"/>
              </w:rPr>
              <w:t>5</w:t>
            </w:r>
          </w:p>
        </w:tc>
        <w:tc>
          <w:tcPr>
            <w:tcW w:w="1164" w:type="dxa"/>
            <w:shd w:val="clear" w:color="auto" w:fill="F2F2F2" w:themeFill="background1" w:themeFillShade="F2"/>
            <w:vAlign w:val="center"/>
          </w:tcPr>
          <w:p w14:paraId="6BE1D8AF" w14:textId="64C25F33" w:rsidR="0071673B" w:rsidRPr="00B4059D" w:rsidRDefault="0071673B" w:rsidP="00646E09">
            <w:pPr>
              <w:widowControl/>
              <w:autoSpaceDE/>
              <w:autoSpaceDN/>
              <w:jc w:val="center"/>
              <w:rPr>
                <w:color w:val="000000" w:themeColor="text1"/>
              </w:rPr>
            </w:pPr>
            <w:r w:rsidRPr="00B4059D">
              <w:rPr>
                <w:color w:val="000000" w:themeColor="text1"/>
              </w:rPr>
              <w:t>100</w:t>
            </w:r>
          </w:p>
        </w:tc>
        <w:tc>
          <w:tcPr>
            <w:tcW w:w="1164" w:type="dxa"/>
            <w:shd w:val="clear" w:color="auto" w:fill="F2F2F2" w:themeFill="background1" w:themeFillShade="F2"/>
            <w:vAlign w:val="center"/>
          </w:tcPr>
          <w:p w14:paraId="5242AA82" w14:textId="02B3B449" w:rsidR="0071673B" w:rsidRPr="00B4059D" w:rsidRDefault="0071673B" w:rsidP="00646E09">
            <w:pPr>
              <w:widowControl/>
              <w:autoSpaceDE/>
              <w:autoSpaceDN/>
              <w:jc w:val="center"/>
              <w:rPr>
                <w:color w:val="000000" w:themeColor="text1"/>
              </w:rPr>
            </w:pPr>
            <w:r w:rsidRPr="00B4059D">
              <w:rPr>
                <w:color w:val="000000" w:themeColor="text1"/>
              </w:rPr>
              <w:t>50</w:t>
            </w:r>
          </w:p>
        </w:tc>
        <w:tc>
          <w:tcPr>
            <w:tcW w:w="1164" w:type="dxa"/>
            <w:shd w:val="clear" w:color="auto" w:fill="F2F2F2" w:themeFill="background1" w:themeFillShade="F2"/>
            <w:vAlign w:val="center"/>
          </w:tcPr>
          <w:p w14:paraId="62941DA8" w14:textId="088CEC6A" w:rsidR="0071673B" w:rsidRPr="00B4059D" w:rsidRDefault="0071673B" w:rsidP="00646E09">
            <w:pPr>
              <w:widowControl/>
              <w:autoSpaceDE/>
              <w:autoSpaceDN/>
              <w:jc w:val="center"/>
              <w:rPr>
                <w:color w:val="000000" w:themeColor="text1"/>
              </w:rPr>
            </w:pPr>
            <w:r w:rsidRPr="00B4059D">
              <w:rPr>
                <w:color w:val="000000" w:themeColor="text1"/>
              </w:rPr>
              <w:t>0.5</w:t>
            </w:r>
          </w:p>
        </w:tc>
        <w:tc>
          <w:tcPr>
            <w:tcW w:w="1164" w:type="dxa"/>
            <w:shd w:val="clear" w:color="auto" w:fill="F2F2F2" w:themeFill="background1" w:themeFillShade="F2"/>
            <w:vAlign w:val="center"/>
          </w:tcPr>
          <w:p w14:paraId="6742AD77" w14:textId="3DC7981B" w:rsidR="0071673B" w:rsidRPr="00B4059D" w:rsidRDefault="0071673B" w:rsidP="00646E09">
            <w:pPr>
              <w:widowControl/>
              <w:autoSpaceDE/>
              <w:autoSpaceDN/>
              <w:jc w:val="center"/>
              <w:rPr>
                <w:color w:val="000000" w:themeColor="text1"/>
              </w:rPr>
            </w:pPr>
            <w:r w:rsidRPr="00B4059D">
              <w:rPr>
                <w:color w:val="000000" w:themeColor="text1"/>
              </w:rPr>
              <w:t>4.1</w:t>
            </w:r>
          </w:p>
        </w:tc>
        <w:tc>
          <w:tcPr>
            <w:tcW w:w="1160" w:type="dxa"/>
            <w:shd w:val="clear" w:color="auto" w:fill="F2F2F2" w:themeFill="background1" w:themeFillShade="F2"/>
            <w:vAlign w:val="center"/>
          </w:tcPr>
          <w:p w14:paraId="04059C9B" w14:textId="46CF7CDA" w:rsidR="0071673B" w:rsidRPr="00B4059D" w:rsidRDefault="0071673B" w:rsidP="00646E09">
            <w:pPr>
              <w:widowControl/>
              <w:autoSpaceDE/>
              <w:autoSpaceDN/>
              <w:jc w:val="center"/>
              <w:rPr>
                <w:color w:val="000000" w:themeColor="text1"/>
              </w:rPr>
            </w:pPr>
            <w:r w:rsidRPr="00B4059D">
              <w:rPr>
                <w:color w:val="000000" w:themeColor="text1"/>
              </w:rPr>
              <w:t>145</w:t>
            </w:r>
          </w:p>
        </w:tc>
      </w:tr>
    </w:tbl>
    <w:p w14:paraId="25529EB5" w14:textId="470EB436" w:rsidR="00062FE3" w:rsidRPr="00EB60B8" w:rsidRDefault="00062FE3" w:rsidP="009A49AA">
      <w:pPr>
        <w:widowControl/>
        <w:autoSpaceDE/>
        <w:autoSpaceDN/>
        <w:jc w:val="left"/>
      </w:pPr>
    </w:p>
    <w:p w14:paraId="11226E30" w14:textId="73A67C6E" w:rsidR="00C708D7" w:rsidRPr="006B4E8F" w:rsidRDefault="00C708D7" w:rsidP="00CA1C1E">
      <w:pPr>
        <w:widowControl/>
        <w:autoSpaceDE/>
        <w:autoSpaceDN/>
        <w:jc w:val="center"/>
      </w:pPr>
    </w:p>
    <w:p w14:paraId="6F8DE5D4" w14:textId="3B7C164D" w:rsidR="009A49AA" w:rsidRDefault="00CA1C1E" w:rsidP="009A49AA">
      <w:pPr>
        <w:widowControl/>
        <w:autoSpaceDE/>
        <w:autoSpaceDN/>
        <w:jc w:val="center"/>
      </w:pPr>
      <w:r>
        <w:rPr>
          <w:noProof/>
        </w:rPr>
        <w:drawing>
          <wp:inline distT="0" distB="0" distL="0" distR="0" wp14:anchorId="6F0879A6" wp14:editId="16347122">
            <wp:extent cx="2815200" cy="1800000"/>
            <wp:effectExtent l="0" t="0" r="4445" b="0"/>
            <wp:docPr id="120938102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81020" name="그림 1"/>
                    <pic:cNvPicPr/>
                  </pic:nvPicPr>
                  <pic:blipFill>
                    <a:blip r:embed="rId26"/>
                    <a:stretch>
                      <a:fillRect/>
                    </a:stretch>
                  </pic:blipFill>
                  <pic:spPr>
                    <a:xfrm>
                      <a:off x="0" y="0"/>
                      <a:ext cx="2815200" cy="1800000"/>
                    </a:xfrm>
                    <a:prstGeom prst="rect">
                      <a:avLst/>
                    </a:prstGeom>
                  </pic:spPr>
                </pic:pic>
              </a:graphicData>
            </a:graphic>
          </wp:inline>
        </w:drawing>
      </w:r>
    </w:p>
    <w:p w14:paraId="31B6F9D1" w14:textId="42B52610" w:rsidR="009A49AA" w:rsidRPr="00243834" w:rsidRDefault="009A49AA" w:rsidP="009A49AA">
      <w:pPr>
        <w:pStyle w:val="TCC6"/>
      </w:pPr>
      <w:bookmarkStart w:id="93" w:name="_Ref133936248"/>
      <w:bookmarkStart w:id="94" w:name="_Toc193256468"/>
      <w:r w:rsidRPr="00243834">
        <w:t xml:space="preserve">Figure </w:t>
      </w:r>
      <w:fldSimple w:instr=" STYLEREF 1 \s ">
        <w:r w:rsidR="004B7136">
          <w:rPr>
            <w:noProof/>
          </w:rPr>
          <w:t>2</w:t>
        </w:r>
      </w:fldSimple>
      <w:r w:rsidR="00BF740B">
        <w:t>.</w:t>
      </w:r>
      <w:fldSimple w:instr=" SEQ Figure \* ARABIC \s 1 ">
        <w:r w:rsidR="004B7136">
          <w:rPr>
            <w:noProof/>
          </w:rPr>
          <w:t>2</w:t>
        </w:r>
      </w:fldSimple>
      <w:bookmarkEnd w:id="93"/>
      <w:r w:rsidRPr="00243834">
        <w:t xml:space="preserve"> </w:t>
      </w:r>
      <w:r>
        <w:t xml:space="preserve">Waveform of Peak Current </w:t>
      </w:r>
      <w:r w:rsidR="001C516A">
        <w:t>D</w:t>
      </w:r>
      <w:r>
        <w:t>uty</w:t>
      </w:r>
      <w:r w:rsidR="00CA1C1E">
        <w:rPr>
          <w:rFonts w:hint="eastAsia"/>
        </w:rPr>
        <w:t xml:space="preserve"> (Single </w:t>
      </w:r>
      <w:r w:rsidR="00062FE3">
        <w:t>P</w:t>
      </w:r>
      <w:r w:rsidR="00CA1C1E">
        <w:rPr>
          <w:rFonts w:hint="eastAsia"/>
        </w:rPr>
        <w:t>hase)</w:t>
      </w:r>
      <w:bookmarkEnd w:id="94"/>
    </w:p>
    <w:p w14:paraId="539A8DE2" w14:textId="77777777" w:rsidR="009A49AA" w:rsidRDefault="009A49AA" w:rsidP="009A49AA">
      <w:pPr>
        <w:widowControl/>
        <w:autoSpaceDE/>
        <w:autoSpaceDN/>
        <w:jc w:val="left"/>
      </w:pPr>
    </w:p>
    <w:p w14:paraId="6B41F176" w14:textId="13EF8C0C" w:rsidR="00523C07" w:rsidRDefault="00523C07" w:rsidP="009A49AA">
      <w:pPr>
        <w:widowControl/>
        <w:autoSpaceDE/>
        <w:autoSpaceDN/>
        <w:jc w:val="left"/>
      </w:pPr>
    </w:p>
    <w:p w14:paraId="20FC0C32" w14:textId="487FF9D5" w:rsidR="00005AF8" w:rsidRDefault="00005AF8">
      <w:pPr>
        <w:widowControl/>
        <w:autoSpaceDE/>
        <w:autoSpaceDN/>
        <w:jc w:val="left"/>
      </w:pPr>
    </w:p>
    <w:p w14:paraId="70A03B7D" w14:textId="77777777" w:rsidR="00005AF8" w:rsidRDefault="00005AF8">
      <w:pPr>
        <w:widowControl/>
        <w:autoSpaceDE/>
        <w:autoSpaceDN/>
        <w:jc w:val="left"/>
      </w:pPr>
      <w:r>
        <w:br w:type="page"/>
      </w:r>
    </w:p>
    <w:p w14:paraId="44EF3A26" w14:textId="515A0420" w:rsidR="00D87961" w:rsidRDefault="00D87961">
      <w:pPr>
        <w:pStyle w:val="21"/>
      </w:pPr>
      <w:bookmarkStart w:id="95" w:name="_Toc192665363"/>
      <w:bookmarkStart w:id="96" w:name="_Toc192667627"/>
      <w:bookmarkStart w:id="97" w:name="_Toc192665364"/>
      <w:bookmarkStart w:id="98" w:name="_Toc192667628"/>
      <w:bookmarkStart w:id="99" w:name="_Toc192665365"/>
      <w:bookmarkStart w:id="100" w:name="_Toc192667629"/>
      <w:bookmarkStart w:id="101" w:name="_Toc192665366"/>
      <w:bookmarkStart w:id="102" w:name="_Toc192667630"/>
      <w:bookmarkStart w:id="103" w:name="_Toc192665367"/>
      <w:bookmarkStart w:id="104" w:name="_Toc192667631"/>
      <w:bookmarkStart w:id="105" w:name="_Toc192665368"/>
      <w:bookmarkStart w:id="106" w:name="_Toc192667632"/>
      <w:bookmarkStart w:id="107" w:name="_Toc192665369"/>
      <w:bookmarkStart w:id="108" w:name="_Toc192667633"/>
      <w:bookmarkStart w:id="109" w:name="_Toc192665370"/>
      <w:bookmarkStart w:id="110" w:name="_Toc192667634"/>
      <w:bookmarkStart w:id="111" w:name="_Toc192665371"/>
      <w:bookmarkStart w:id="112" w:name="_Toc192667635"/>
      <w:bookmarkStart w:id="113" w:name="_Toc192665372"/>
      <w:bookmarkStart w:id="114" w:name="_Toc192667636"/>
      <w:bookmarkStart w:id="115" w:name="_Toc192665373"/>
      <w:bookmarkStart w:id="116" w:name="_Toc192667637"/>
      <w:bookmarkStart w:id="117" w:name="_Toc192665374"/>
      <w:bookmarkStart w:id="118" w:name="_Toc192667638"/>
      <w:bookmarkStart w:id="119" w:name="_Toc192665375"/>
      <w:bookmarkStart w:id="120" w:name="_Toc192667639"/>
      <w:bookmarkStart w:id="121" w:name="_Toc192665376"/>
      <w:bookmarkStart w:id="122" w:name="_Toc192667640"/>
      <w:bookmarkStart w:id="123" w:name="_Toc192665377"/>
      <w:bookmarkStart w:id="124" w:name="_Toc192667641"/>
      <w:bookmarkStart w:id="125" w:name="_Toc192665378"/>
      <w:bookmarkStart w:id="126" w:name="_Toc192667642"/>
      <w:bookmarkStart w:id="127" w:name="_Toc192665379"/>
      <w:bookmarkStart w:id="128" w:name="_Toc192667643"/>
      <w:bookmarkStart w:id="129" w:name="_Toc192665380"/>
      <w:bookmarkStart w:id="130" w:name="_Toc192667644"/>
      <w:bookmarkStart w:id="131" w:name="_Toc192665381"/>
      <w:bookmarkStart w:id="132" w:name="_Toc192667645"/>
      <w:bookmarkStart w:id="133" w:name="_Toc192665382"/>
      <w:bookmarkStart w:id="134" w:name="_Toc192667646"/>
      <w:bookmarkStart w:id="135" w:name="_Toc192665383"/>
      <w:bookmarkStart w:id="136" w:name="_Toc192667647"/>
      <w:bookmarkStart w:id="137" w:name="_Toc192665384"/>
      <w:bookmarkStart w:id="138" w:name="_Toc192667648"/>
      <w:bookmarkStart w:id="139" w:name="_Toc192665385"/>
      <w:bookmarkStart w:id="140" w:name="_Toc192667649"/>
      <w:bookmarkStart w:id="141" w:name="_Toc192665386"/>
      <w:bookmarkStart w:id="142" w:name="_Toc192667650"/>
      <w:bookmarkStart w:id="143" w:name="_Toc192665387"/>
      <w:bookmarkStart w:id="144" w:name="_Toc192667651"/>
      <w:bookmarkStart w:id="145" w:name="_Toc192665388"/>
      <w:bookmarkStart w:id="146" w:name="_Toc192667652"/>
      <w:bookmarkStart w:id="147" w:name="_Toc192665389"/>
      <w:bookmarkStart w:id="148" w:name="_Toc192667653"/>
      <w:bookmarkStart w:id="149" w:name="_Toc192665390"/>
      <w:bookmarkStart w:id="150" w:name="_Toc192667654"/>
      <w:bookmarkStart w:id="151" w:name="_Toc55204393"/>
      <w:bookmarkStart w:id="152" w:name="_Toc70433497"/>
      <w:bookmarkStart w:id="153" w:name="_Toc70433498"/>
      <w:bookmarkStart w:id="154" w:name="_Toc70433499"/>
      <w:bookmarkStart w:id="155" w:name="_Toc70433500"/>
      <w:bookmarkStart w:id="156" w:name="_Toc70433501"/>
      <w:bookmarkStart w:id="157" w:name="_Toc70433502"/>
      <w:bookmarkStart w:id="158" w:name="_Ref64625190"/>
      <w:bookmarkStart w:id="159" w:name="_Toc193256539"/>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rPr>
          <w:rFonts w:hint="eastAsia"/>
        </w:rPr>
        <w:lastRenderedPageBreak/>
        <w:t xml:space="preserve">Block </w:t>
      </w:r>
      <w:r>
        <w:t>D</w:t>
      </w:r>
      <w:r>
        <w:rPr>
          <w:rFonts w:hint="eastAsia"/>
        </w:rPr>
        <w:t>iagram</w:t>
      </w:r>
      <w:r>
        <w:t xml:space="preserve"> of </w:t>
      </w:r>
      <w:r w:rsidR="006773A3">
        <w:rPr>
          <w:rFonts w:hint="eastAsia"/>
        </w:rPr>
        <w:t>PMIC</w:t>
      </w:r>
      <w:r w:rsidR="004B0BBE">
        <w:rPr>
          <w:rFonts w:hint="eastAsia"/>
        </w:rPr>
        <w:t>s</w:t>
      </w:r>
      <w:r w:rsidR="006773A3">
        <w:rPr>
          <w:rFonts w:hint="eastAsia"/>
        </w:rPr>
        <w:t xml:space="preserve"> </w:t>
      </w:r>
      <w:r w:rsidR="002A077C">
        <w:rPr>
          <w:rFonts w:hint="eastAsia"/>
        </w:rPr>
        <w:t>Power</w:t>
      </w:r>
      <w:r w:rsidR="00E4038E">
        <w:t xml:space="preserve"> Circuit</w:t>
      </w:r>
      <w:bookmarkEnd w:id="158"/>
      <w:bookmarkEnd w:id="159"/>
    </w:p>
    <w:p w14:paraId="6DACE994" w14:textId="35FF20B0" w:rsidR="006773A3" w:rsidRDefault="000A5E82" w:rsidP="006773A3">
      <w:r>
        <w:fldChar w:fldCharType="begin"/>
      </w:r>
      <w:r>
        <w:instrText xml:space="preserve"> REF _Ref192739781 \h </w:instrText>
      </w:r>
      <w:r>
        <w:fldChar w:fldCharType="separate"/>
      </w:r>
      <w:r w:rsidR="004B7136">
        <w:t xml:space="preserve">Figure </w:t>
      </w:r>
      <w:r w:rsidR="004B7136">
        <w:rPr>
          <w:noProof/>
        </w:rPr>
        <w:t>2</w:t>
      </w:r>
      <w:r w:rsidR="004B7136">
        <w:t>.</w:t>
      </w:r>
      <w:r w:rsidR="004B7136">
        <w:rPr>
          <w:noProof/>
        </w:rPr>
        <w:t>3</w:t>
      </w:r>
      <w:r>
        <w:fldChar w:fldCharType="end"/>
      </w:r>
      <w:r w:rsidR="006773A3">
        <w:t xml:space="preserve">shows </w:t>
      </w:r>
      <w:r w:rsidR="00062FE3">
        <w:rPr>
          <w:rFonts w:hint="eastAsia"/>
        </w:rPr>
        <w:t xml:space="preserve">the </w:t>
      </w:r>
      <w:r w:rsidR="00062FE3">
        <w:t xml:space="preserve">block diagram </w:t>
      </w:r>
      <w:r w:rsidR="006773A3">
        <w:rPr>
          <w:rFonts w:hint="eastAsia"/>
        </w:rPr>
        <w:t>of PMIC</w:t>
      </w:r>
      <w:r w:rsidR="004B0BBE">
        <w:rPr>
          <w:rFonts w:hint="eastAsia"/>
        </w:rPr>
        <w:t>s power circuit</w:t>
      </w:r>
    </w:p>
    <w:p w14:paraId="35051A27" w14:textId="77777777" w:rsidR="006773A3" w:rsidRPr="006773A3" w:rsidRDefault="006773A3" w:rsidP="00FB2350"/>
    <w:p w14:paraId="289698C6" w14:textId="5DD1DCC5" w:rsidR="00D87961" w:rsidRDefault="008D3E9A" w:rsidP="00D87961">
      <w:pPr>
        <w:jc w:val="center"/>
      </w:pPr>
      <w:r w:rsidRPr="008D3E9A">
        <w:rPr>
          <w:noProof/>
        </w:rPr>
        <w:drawing>
          <wp:inline distT="0" distB="0" distL="0" distR="0" wp14:anchorId="70A53BEC" wp14:editId="00372E38">
            <wp:extent cx="6653530" cy="228727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27"/>
                    <a:stretch>
                      <a:fillRect/>
                    </a:stretch>
                  </pic:blipFill>
                  <pic:spPr>
                    <a:xfrm>
                      <a:off x="0" y="0"/>
                      <a:ext cx="6653530" cy="2287270"/>
                    </a:xfrm>
                    <a:prstGeom prst="rect">
                      <a:avLst/>
                    </a:prstGeom>
                  </pic:spPr>
                </pic:pic>
              </a:graphicData>
            </a:graphic>
          </wp:inline>
        </w:drawing>
      </w:r>
    </w:p>
    <w:p w14:paraId="39E54468" w14:textId="6720C581" w:rsidR="00E9328F" w:rsidRDefault="007163F6" w:rsidP="000A5E82">
      <w:pPr>
        <w:pStyle w:val="TCC6"/>
      </w:pPr>
      <w:bookmarkStart w:id="160" w:name="_Ref192739781"/>
      <w:bookmarkStart w:id="161" w:name="_Ref64625227"/>
      <w:bookmarkStart w:id="162" w:name="_Toc193256469"/>
      <w:r>
        <w:t xml:space="preserve">Figure </w:t>
      </w:r>
      <w:fldSimple w:instr=" STYLEREF 1 \s ">
        <w:r w:rsidR="004B7136">
          <w:rPr>
            <w:noProof/>
          </w:rPr>
          <w:t>2</w:t>
        </w:r>
      </w:fldSimple>
      <w:r w:rsidR="00BF740B">
        <w:t>.</w:t>
      </w:r>
      <w:fldSimple w:instr=" SEQ Figure \* ARABIC \s 1 ">
        <w:r w:rsidR="004B7136">
          <w:rPr>
            <w:noProof/>
          </w:rPr>
          <w:t>3</w:t>
        </w:r>
      </w:fldSimple>
      <w:bookmarkEnd w:id="160"/>
      <w:r>
        <w:t xml:space="preserve"> </w:t>
      </w:r>
      <w:r>
        <w:rPr>
          <w:rFonts w:hint="eastAsia"/>
        </w:rPr>
        <w:t>B</w:t>
      </w:r>
      <w:bookmarkEnd w:id="161"/>
      <w:r w:rsidR="00D87961" w:rsidRPr="00243834">
        <w:t xml:space="preserve">lock Diagram of </w:t>
      </w:r>
      <w:r w:rsidR="006773A3">
        <w:rPr>
          <w:rFonts w:hint="eastAsia"/>
        </w:rPr>
        <w:t>PMIC</w:t>
      </w:r>
      <w:r w:rsidR="004B0BBE">
        <w:rPr>
          <w:rFonts w:hint="eastAsia"/>
        </w:rPr>
        <w:t>s</w:t>
      </w:r>
      <w:r w:rsidR="006773A3">
        <w:rPr>
          <w:rFonts w:hint="eastAsia"/>
        </w:rPr>
        <w:t xml:space="preserve"> </w:t>
      </w:r>
      <w:r w:rsidR="002A077C">
        <w:rPr>
          <w:rFonts w:hint="eastAsia"/>
        </w:rPr>
        <w:t xml:space="preserve">Power </w:t>
      </w:r>
      <w:r w:rsidR="00E4038E">
        <w:t>Circuit</w:t>
      </w:r>
      <w:bookmarkEnd w:id="162"/>
    </w:p>
    <w:p w14:paraId="1F43924B" w14:textId="77777777" w:rsidR="00E9328F" w:rsidRDefault="00E9328F">
      <w:pPr>
        <w:widowControl/>
        <w:autoSpaceDE/>
        <w:autoSpaceDN/>
        <w:jc w:val="left"/>
        <w:rPr>
          <w:rFonts w:cs="바탕"/>
          <w:b/>
          <w:bCs/>
          <w:sz w:val="20"/>
        </w:rPr>
      </w:pPr>
      <w:r>
        <w:br w:type="page"/>
      </w:r>
    </w:p>
    <w:p w14:paraId="1B630DD4" w14:textId="77777777" w:rsidR="00386BC9" w:rsidRDefault="00386BC9" w:rsidP="00386BC9">
      <w:pPr>
        <w:pStyle w:val="21"/>
      </w:pPr>
      <w:bookmarkStart w:id="163" w:name="_Toc192665392"/>
      <w:bookmarkStart w:id="164" w:name="_Toc192667656"/>
      <w:bookmarkStart w:id="165" w:name="_Toc192665393"/>
      <w:bookmarkStart w:id="166" w:name="_Toc192667657"/>
      <w:bookmarkStart w:id="167" w:name="_Toc192665394"/>
      <w:bookmarkStart w:id="168" w:name="_Toc192667658"/>
      <w:bookmarkStart w:id="169" w:name="_Toc192665395"/>
      <w:bookmarkStart w:id="170" w:name="_Toc192667659"/>
      <w:bookmarkStart w:id="171" w:name="_Toc192665396"/>
      <w:bookmarkStart w:id="172" w:name="_Toc192667660"/>
      <w:bookmarkStart w:id="173" w:name="_Toc192665397"/>
      <w:bookmarkStart w:id="174" w:name="_Toc192667661"/>
      <w:bookmarkStart w:id="175" w:name="_Toc192665398"/>
      <w:bookmarkStart w:id="176" w:name="_Toc192667662"/>
      <w:bookmarkStart w:id="177" w:name="_Toc192665399"/>
      <w:bookmarkStart w:id="178" w:name="_Toc192667663"/>
      <w:bookmarkStart w:id="179" w:name="_Toc192665400"/>
      <w:bookmarkStart w:id="180" w:name="_Toc192667664"/>
      <w:bookmarkStart w:id="181" w:name="_Toc192665401"/>
      <w:bookmarkStart w:id="182" w:name="_Toc192667665"/>
      <w:bookmarkStart w:id="183" w:name="_Toc193256540"/>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r>
        <w:rPr>
          <w:rFonts w:hint="eastAsia"/>
        </w:rPr>
        <w:lastRenderedPageBreak/>
        <w:t>D</w:t>
      </w:r>
      <w:r>
        <w:t xml:space="preserve">esign Guide </w:t>
      </w:r>
      <w:r>
        <w:rPr>
          <w:rFonts w:hint="eastAsia"/>
        </w:rPr>
        <w:t>f</w:t>
      </w:r>
      <w:r>
        <w:t>or Preventing IR Drop</w:t>
      </w:r>
      <w:bookmarkEnd w:id="183"/>
    </w:p>
    <w:p w14:paraId="4216384F" w14:textId="440A508F" w:rsidR="00386BC9" w:rsidRDefault="00386BC9" w:rsidP="00386BC9">
      <w:r>
        <w:t>IR drop refers to a voltage drop that appears at the resistive component of any impedance.</w:t>
      </w:r>
    </w:p>
    <w:p w14:paraId="697B14AD" w14:textId="2AC40616" w:rsidR="00386BC9" w:rsidRDefault="00386BC9" w:rsidP="00386BC9">
      <w:r>
        <w:t>IR drop is the electrical potential difference between the two ends of a conducting phase during a current flow.</w:t>
      </w:r>
    </w:p>
    <w:p w14:paraId="31D512DB" w14:textId="4421A7C3" w:rsidR="00386BC9" w:rsidRDefault="00386BC9" w:rsidP="00386BC9">
      <w:r>
        <w:rPr>
          <w:rFonts w:hint="eastAsia"/>
        </w:rPr>
        <w:t>D</w:t>
      </w:r>
      <w:r>
        <w:t>epending on the environment of the PCB, an IR drop may occur.</w:t>
      </w:r>
    </w:p>
    <w:p w14:paraId="56412583" w14:textId="6B4653A9" w:rsidR="00386BC9" w:rsidRDefault="00386BC9" w:rsidP="00386BC9">
      <w:r>
        <w:t>If an IR drop occurs, you should increase and supply the voltage according to “</w:t>
      </w:r>
      <w:r w:rsidR="00CA56DB">
        <w:rPr>
          <w:i/>
          <w:iCs/>
        </w:rPr>
        <w:t>TCC80</w:t>
      </w:r>
      <w:r w:rsidR="00E64D84">
        <w:rPr>
          <w:i/>
          <w:iCs/>
        </w:rPr>
        <w:t>5x</w:t>
      </w:r>
      <w:r w:rsidRPr="007D3B7E">
        <w:rPr>
          <w:i/>
          <w:iCs/>
        </w:rPr>
        <w:t xml:space="preserve"> Full Specification</w:t>
      </w:r>
      <w:r>
        <w:t xml:space="preserve">”. </w:t>
      </w:r>
      <w:r w:rsidRPr="00325F6B">
        <w:rPr>
          <w:color w:val="0000CC"/>
        </w:rPr>
        <w:fldChar w:fldCharType="begin"/>
      </w:r>
      <w:r w:rsidRPr="00325F6B">
        <w:rPr>
          <w:color w:val="0000CC"/>
        </w:rPr>
        <w:instrText xml:space="preserve"> REF _Ref111714291 \r \h </w:instrText>
      </w:r>
      <w:r w:rsidR="00BF4B30">
        <w:rPr>
          <w:color w:val="0000CC"/>
        </w:rPr>
        <w:instrText xml:space="preserve"> \* MERGEFORMAT </w:instrText>
      </w:r>
      <w:r w:rsidRPr="00325F6B">
        <w:rPr>
          <w:color w:val="0000CC"/>
        </w:rPr>
      </w:r>
      <w:r w:rsidRPr="00325F6B">
        <w:rPr>
          <w:color w:val="0000CC"/>
        </w:rPr>
        <w:fldChar w:fldCharType="separate"/>
      </w:r>
      <w:r w:rsidR="004B7136">
        <w:rPr>
          <w:color w:val="0000CC"/>
        </w:rPr>
        <w:t>[2]</w:t>
      </w:r>
      <w:r w:rsidRPr="00325F6B">
        <w:rPr>
          <w:color w:val="0000CC"/>
        </w:rPr>
        <w:fldChar w:fldCharType="end"/>
      </w:r>
    </w:p>
    <w:p w14:paraId="1C48F725" w14:textId="372E5394" w:rsidR="00386BC9" w:rsidRDefault="00811ECA" w:rsidP="00386BC9">
      <w:r>
        <w:t>Telechips</w:t>
      </w:r>
      <w:r w:rsidR="00B25113">
        <w:rPr>
          <w:rFonts w:hint="eastAsia"/>
        </w:rPr>
        <w:t xml:space="preserve"> P</w:t>
      </w:r>
      <w:r w:rsidR="00386BC9">
        <w:t>MIC</w:t>
      </w:r>
      <w:r w:rsidR="00B25113">
        <w:rPr>
          <w:rFonts w:hint="eastAsia"/>
        </w:rPr>
        <w:t>s</w:t>
      </w:r>
      <w:r w:rsidR="00386BC9">
        <w:t xml:space="preserve"> have an I2C control function. I</w:t>
      </w:r>
      <w:r w:rsidR="00386BC9">
        <w:rPr>
          <w:rFonts w:hint="eastAsia"/>
        </w:rPr>
        <w:t xml:space="preserve">f </w:t>
      </w:r>
      <w:r w:rsidR="00386BC9">
        <w:t>necessary, the voltage can be changed by using I2C.</w:t>
      </w:r>
    </w:p>
    <w:p w14:paraId="79EE04E2" w14:textId="28F9A2BE" w:rsidR="00550BF5" w:rsidRDefault="00550BF5">
      <w:pPr>
        <w:widowControl/>
        <w:autoSpaceDE/>
        <w:autoSpaceDN/>
        <w:jc w:val="left"/>
      </w:pPr>
    </w:p>
    <w:p w14:paraId="760ED151" w14:textId="60CDE3EC" w:rsidR="00E9328F" w:rsidRPr="00E93268" w:rsidRDefault="00E9328F" w:rsidP="00E9328F">
      <w:pPr>
        <w:pStyle w:val="31"/>
      </w:pPr>
      <w:bookmarkStart w:id="184" w:name="_Toc193256541"/>
      <w:r>
        <w:rPr>
          <w:rFonts w:hint="eastAsia"/>
        </w:rPr>
        <w:t>TCC5</w:t>
      </w:r>
      <w:r>
        <w:t>340</w:t>
      </w:r>
      <w:bookmarkEnd w:id="184"/>
    </w:p>
    <w:p w14:paraId="3181101B" w14:textId="7B4F7B65" w:rsidR="00E9328F" w:rsidRPr="004B0BBE" w:rsidRDefault="000A5E82" w:rsidP="00E9328F">
      <w:r>
        <w:rPr>
          <w:rFonts w:hint="eastAsia"/>
        </w:rPr>
        <w:t xml:space="preserve">The </w:t>
      </w:r>
      <w:r w:rsidR="00E9328F">
        <w:rPr>
          <w:rFonts w:hint="eastAsia"/>
        </w:rPr>
        <w:t>TCC5</w:t>
      </w:r>
      <w:r w:rsidR="007644CB">
        <w:t>340</w:t>
      </w:r>
      <w:r w:rsidR="00E9328F" w:rsidRPr="004B0BBE">
        <w:t xml:space="preserve"> is used in both LPDDR4 and LPDDR</w:t>
      </w:r>
      <w:r w:rsidR="007644CB">
        <w:t>4</w:t>
      </w:r>
      <w:r w:rsidR="007644CB">
        <w:rPr>
          <w:rFonts w:hint="eastAsia"/>
        </w:rPr>
        <w:t>X</w:t>
      </w:r>
      <w:r w:rsidR="00E9328F" w:rsidRPr="004B0BBE">
        <w:t xml:space="preserve"> circuits.</w:t>
      </w:r>
      <w:r w:rsidR="00E9328F">
        <w:rPr>
          <w:rFonts w:hint="eastAsia"/>
        </w:rPr>
        <w:t xml:space="preserve"> </w:t>
      </w:r>
      <w:r>
        <w:fldChar w:fldCharType="begin"/>
      </w:r>
      <w:r>
        <w:instrText xml:space="preserve"> </w:instrText>
      </w:r>
      <w:r>
        <w:rPr>
          <w:rFonts w:hint="eastAsia"/>
        </w:rPr>
        <w:instrText>REF _Ref192740170 \h</w:instrText>
      </w:r>
      <w:r>
        <w:instrText xml:space="preserve"> </w:instrText>
      </w:r>
      <w:r>
        <w:fldChar w:fldCharType="separate"/>
      </w:r>
      <w:r w:rsidR="004B7136">
        <w:t xml:space="preserve">Figure </w:t>
      </w:r>
      <w:r w:rsidR="004B7136">
        <w:rPr>
          <w:noProof/>
        </w:rPr>
        <w:t>2</w:t>
      </w:r>
      <w:r w:rsidR="004B7136">
        <w:t>.</w:t>
      </w:r>
      <w:r w:rsidR="004B7136">
        <w:rPr>
          <w:noProof/>
        </w:rPr>
        <w:t>4</w:t>
      </w:r>
      <w:r>
        <w:fldChar w:fldCharType="end"/>
      </w:r>
      <w:r w:rsidR="00E9328F" w:rsidRPr="004B0BBE">
        <w:rPr>
          <w:rFonts w:hint="eastAsia"/>
        </w:rPr>
        <w:t xml:space="preserve"> </w:t>
      </w:r>
      <w:r w:rsidR="00E9328F" w:rsidRPr="004B0BBE">
        <w:t xml:space="preserve">shows </w:t>
      </w:r>
      <w:r>
        <w:t>the</w:t>
      </w:r>
      <w:r>
        <w:rPr>
          <w:rFonts w:hint="eastAsia"/>
        </w:rPr>
        <w:t xml:space="preserve"> </w:t>
      </w:r>
      <w:r w:rsidR="00E9328F" w:rsidRPr="004B0BBE">
        <w:t xml:space="preserve">power configuration of </w:t>
      </w:r>
      <w:r w:rsidR="00E9328F" w:rsidRPr="004B0BBE">
        <w:rPr>
          <w:rFonts w:hint="eastAsia"/>
        </w:rPr>
        <w:t>TCC5</w:t>
      </w:r>
      <w:r w:rsidR="007644CB">
        <w:t>340</w:t>
      </w:r>
      <w:r w:rsidR="00E9328F" w:rsidRPr="004B0BBE">
        <w:t>.</w:t>
      </w:r>
    </w:p>
    <w:p w14:paraId="3F53A311" w14:textId="77777777" w:rsidR="00E9328F" w:rsidRPr="006541AA" w:rsidRDefault="00E9328F" w:rsidP="00E9328F"/>
    <w:p w14:paraId="06A3930E" w14:textId="363B06EF" w:rsidR="00E9328F" w:rsidRPr="008D3E9A" w:rsidRDefault="00A2354B" w:rsidP="00E9328F">
      <w:pPr>
        <w:jc w:val="center"/>
      </w:pPr>
      <w:r w:rsidRPr="00A2354B">
        <w:rPr>
          <w:noProof/>
        </w:rPr>
        <w:drawing>
          <wp:inline distT="0" distB="0" distL="0" distR="0" wp14:anchorId="5E4E5252" wp14:editId="19D51038">
            <wp:extent cx="5805577" cy="3787643"/>
            <wp:effectExtent l="0" t="0" r="5080" b="381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pic:cNvPicPr/>
                  </pic:nvPicPr>
                  <pic:blipFill>
                    <a:blip r:embed="rId28"/>
                    <a:stretch>
                      <a:fillRect/>
                    </a:stretch>
                  </pic:blipFill>
                  <pic:spPr>
                    <a:xfrm>
                      <a:off x="0" y="0"/>
                      <a:ext cx="5811105" cy="3791249"/>
                    </a:xfrm>
                    <a:prstGeom prst="rect">
                      <a:avLst/>
                    </a:prstGeom>
                  </pic:spPr>
                </pic:pic>
              </a:graphicData>
            </a:graphic>
          </wp:inline>
        </w:drawing>
      </w:r>
    </w:p>
    <w:p w14:paraId="4C4D2553" w14:textId="5CB3DFC7" w:rsidR="00E9328F" w:rsidRDefault="00BF740B" w:rsidP="000A5E82">
      <w:pPr>
        <w:pStyle w:val="TCC6"/>
      </w:pPr>
      <w:bookmarkStart w:id="185" w:name="_Ref192740170"/>
      <w:bookmarkStart w:id="186" w:name="_Toc193256470"/>
      <w:r>
        <w:t xml:space="preserve">Figure </w:t>
      </w:r>
      <w:fldSimple w:instr=" STYLEREF 1 \s ">
        <w:r w:rsidR="004B7136">
          <w:rPr>
            <w:noProof/>
          </w:rPr>
          <w:t>2</w:t>
        </w:r>
      </w:fldSimple>
      <w:r>
        <w:t>.</w:t>
      </w:r>
      <w:fldSimple w:instr=" SEQ Figure \* ARABIC \s 1 ">
        <w:r w:rsidR="004B7136">
          <w:rPr>
            <w:noProof/>
          </w:rPr>
          <w:t>4</w:t>
        </w:r>
      </w:fldSimple>
      <w:bookmarkEnd w:id="185"/>
      <w:r w:rsidR="00E9328F">
        <w:rPr>
          <w:rFonts w:hint="eastAsia"/>
        </w:rPr>
        <w:t xml:space="preserve"> P</w:t>
      </w:r>
      <w:r w:rsidR="00E9328F">
        <w:t>ower</w:t>
      </w:r>
      <w:r w:rsidR="00E9328F">
        <w:rPr>
          <w:rFonts w:hint="eastAsia"/>
        </w:rPr>
        <w:t xml:space="preserve"> </w:t>
      </w:r>
      <w:r w:rsidR="00E9328F">
        <w:t xml:space="preserve">Configuration of </w:t>
      </w:r>
      <w:r w:rsidR="00E9328F">
        <w:rPr>
          <w:rFonts w:hint="eastAsia"/>
        </w:rPr>
        <w:t>TCC5</w:t>
      </w:r>
      <w:r w:rsidR="00E9328F">
        <w:t>340</w:t>
      </w:r>
      <w:bookmarkEnd w:id="186"/>
    </w:p>
    <w:p w14:paraId="21E18F20" w14:textId="77777777" w:rsidR="00E9328F" w:rsidRDefault="00E9328F" w:rsidP="00E9328F">
      <w:pPr>
        <w:widowControl/>
        <w:autoSpaceDE/>
        <w:autoSpaceDN/>
        <w:jc w:val="left"/>
      </w:pPr>
    </w:p>
    <w:p w14:paraId="653C8A13" w14:textId="42E4A822" w:rsidR="00E9328F" w:rsidRDefault="00E9328F" w:rsidP="00E9328F">
      <w:pPr>
        <w:widowControl/>
        <w:autoSpaceDE/>
        <w:autoSpaceDN/>
        <w:jc w:val="left"/>
      </w:pPr>
      <w:r>
        <w:t>Depending on the MTP_SEL selection, the voltage of the BUCK_</w:t>
      </w:r>
      <w:r w:rsidR="008D3E9A">
        <w:t>C</w:t>
      </w:r>
      <w:r>
        <w:t xml:space="preserve"> channel</w:t>
      </w:r>
      <w:r>
        <w:rPr>
          <w:rFonts w:hint="eastAsia"/>
        </w:rPr>
        <w:t xml:space="preserve"> changes</w:t>
      </w:r>
      <w:r>
        <w:t>.</w:t>
      </w:r>
    </w:p>
    <w:p w14:paraId="5E89F7BB" w14:textId="77777777" w:rsidR="00E9328F" w:rsidRDefault="00E9328F" w:rsidP="00E9328F">
      <w:pPr>
        <w:widowControl/>
        <w:autoSpaceDE/>
        <w:autoSpaceDN/>
        <w:jc w:val="left"/>
      </w:pPr>
    </w:p>
    <w:p w14:paraId="6DF1B24C" w14:textId="4423D56E" w:rsidR="00E9328F" w:rsidRDefault="007163F6">
      <w:pPr>
        <w:pStyle w:val="a7"/>
      </w:pPr>
      <w:bookmarkStart w:id="187" w:name="_Toc193256475"/>
      <w:r>
        <w:t xml:space="preserve">Table </w:t>
      </w:r>
      <w:fldSimple w:instr=" STYLEREF 1 \s ">
        <w:r w:rsidR="004B7136">
          <w:rPr>
            <w:noProof/>
          </w:rPr>
          <w:t>2</w:t>
        </w:r>
      </w:fldSimple>
      <w:r>
        <w:t>.</w:t>
      </w:r>
      <w:fldSimple w:instr=" SEQ Table \* ARABIC \s 1 ">
        <w:r w:rsidR="004B7136">
          <w:rPr>
            <w:noProof/>
          </w:rPr>
          <w:t>1</w:t>
        </w:r>
      </w:fldSimple>
      <w:r>
        <w:t xml:space="preserve"> </w:t>
      </w:r>
      <w:r w:rsidR="00E9328F">
        <w:rPr>
          <w:rFonts w:hint="eastAsia"/>
        </w:rPr>
        <w:t>MTP_SEL Description of TCC</w:t>
      </w:r>
      <w:r w:rsidR="007644CB">
        <w:t>5340</w:t>
      </w:r>
      <w:bookmarkEnd w:id="187"/>
    </w:p>
    <w:tbl>
      <w:tblPr>
        <w:tblStyle w:val="af7"/>
        <w:tblW w:w="0" w:type="auto"/>
        <w:jc w:val="center"/>
        <w:tblLayout w:type="fixed"/>
        <w:tblCellMar>
          <w:left w:w="0" w:type="dxa"/>
          <w:right w:w="0" w:type="dxa"/>
        </w:tblCellMar>
        <w:tblLook w:val="04A0" w:firstRow="1" w:lastRow="0" w:firstColumn="1" w:lastColumn="0" w:noHBand="0" w:noVBand="1"/>
      </w:tblPr>
      <w:tblGrid>
        <w:gridCol w:w="2617"/>
        <w:gridCol w:w="2617"/>
        <w:gridCol w:w="2617"/>
        <w:gridCol w:w="2617"/>
      </w:tblGrid>
      <w:tr w:rsidR="00E9328F" w:rsidRPr="007B2051" w14:paraId="47FA20D2" w14:textId="77777777" w:rsidTr="004B7136">
        <w:trPr>
          <w:trHeight w:val="57"/>
          <w:jc w:val="center"/>
        </w:trPr>
        <w:tc>
          <w:tcPr>
            <w:tcW w:w="2617" w:type="dxa"/>
            <w:shd w:val="clear" w:color="auto" w:fill="E6E6E6"/>
            <w:vAlign w:val="center"/>
          </w:tcPr>
          <w:p w14:paraId="6C5206FE" w14:textId="77777777" w:rsidR="00E9328F" w:rsidRPr="007B2051" w:rsidRDefault="00E9328F" w:rsidP="009C0C07">
            <w:pPr>
              <w:jc w:val="center"/>
              <w:rPr>
                <w:rFonts w:cs="Arial"/>
                <w:b/>
              </w:rPr>
            </w:pPr>
            <w:r>
              <w:rPr>
                <w:rFonts w:cs="Arial" w:hint="eastAsia"/>
                <w:b/>
              </w:rPr>
              <w:t>Name</w:t>
            </w:r>
          </w:p>
        </w:tc>
        <w:tc>
          <w:tcPr>
            <w:tcW w:w="2617" w:type="dxa"/>
            <w:shd w:val="clear" w:color="auto" w:fill="E6E6E6"/>
          </w:tcPr>
          <w:p w14:paraId="21E32201" w14:textId="77777777" w:rsidR="00E9328F" w:rsidRDefault="00E9328F" w:rsidP="009C0C07">
            <w:pPr>
              <w:jc w:val="center"/>
              <w:rPr>
                <w:rFonts w:cs="Arial"/>
                <w:b/>
              </w:rPr>
            </w:pPr>
            <w:r>
              <w:rPr>
                <w:rFonts w:cs="Arial" w:hint="eastAsia"/>
                <w:b/>
              </w:rPr>
              <w:t>Status</w:t>
            </w:r>
          </w:p>
        </w:tc>
        <w:tc>
          <w:tcPr>
            <w:tcW w:w="2617" w:type="dxa"/>
            <w:shd w:val="clear" w:color="auto" w:fill="E6E6E6"/>
            <w:vAlign w:val="center"/>
          </w:tcPr>
          <w:p w14:paraId="219C5137" w14:textId="77777777" w:rsidR="00E9328F" w:rsidRPr="007B2051" w:rsidRDefault="00E9328F" w:rsidP="009C0C07">
            <w:pPr>
              <w:jc w:val="center"/>
              <w:rPr>
                <w:rFonts w:cs="Arial"/>
                <w:b/>
              </w:rPr>
            </w:pPr>
            <w:r>
              <w:rPr>
                <w:rFonts w:cs="Arial"/>
                <w:b/>
              </w:rPr>
              <w:t>Voltage</w:t>
            </w:r>
          </w:p>
        </w:tc>
        <w:tc>
          <w:tcPr>
            <w:tcW w:w="2617" w:type="dxa"/>
            <w:shd w:val="clear" w:color="auto" w:fill="E6E6E6"/>
            <w:vAlign w:val="center"/>
          </w:tcPr>
          <w:p w14:paraId="04E45E16" w14:textId="77777777" w:rsidR="00E9328F" w:rsidRPr="007B2051" w:rsidRDefault="00E9328F" w:rsidP="009C0C07">
            <w:pPr>
              <w:jc w:val="center"/>
              <w:rPr>
                <w:rFonts w:cs="Arial"/>
                <w:b/>
              </w:rPr>
            </w:pPr>
            <w:r>
              <w:rPr>
                <w:rFonts w:cs="Arial" w:hint="eastAsia"/>
                <w:b/>
              </w:rPr>
              <w:t>Application</w:t>
            </w:r>
          </w:p>
        </w:tc>
      </w:tr>
      <w:tr w:rsidR="00E9328F" w14:paraId="1A4090E7" w14:textId="77777777" w:rsidTr="004B7136">
        <w:trPr>
          <w:trHeight w:val="57"/>
          <w:jc w:val="center"/>
        </w:trPr>
        <w:tc>
          <w:tcPr>
            <w:tcW w:w="2617" w:type="dxa"/>
            <w:vAlign w:val="center"/>
          </w:tcPr>
          <w:p w14:paraId="61CA0648" w14:textId="77777777" w:rsidR="00E9328F" w:rsidRPr="007B2051" w:rsidRDefault="00E9328F" w:rsidP="009C0C07">
            <w:pPr>
              <w:jc w:val="center"/>
              <w:rPr>
                <w:rFonts w:cs="Arial"/>
              </w:rPr>
            </w:pPr>
            <w:r>
              <w:rPr>
                <w:rFonts w:cs="Arial" w:hint="eastAsia"/>
              </w:rPr>
              <w:t>MTP_SEL</w:t>
            </w:r>
          </w:p>
        </w:tc>
        <w:tc>
          <w:tcPr>
            <w:tcW w:w="2617" w:type="dxa"/>
            <w:vAlign w:val="center"/>
          </w:tcPr>
          <w:p w14:paraId="1E5FEAE0" w14:textId="77777777" w:rsidR="00E9328F" w:rsidRDefault="00E9328F" w:rsidP="009C0C07">
            <w:pPr>
              <w:jc w:val="center"/>
              <w:rPr>
                <w:rFonts w:cs="Arial"/>
              </w:rPr>
            </w:pPr>
            <w:r>
              <w:rPr>
                <w:rFonts w:cs="Arial" w:hint="eastAsia"/>
              </w:rPr>
              <w:t>HIGH</w:t>
            </w:r>
          </w:p>
        </w:tc>
        <w:tc>
          <w:tcPr>
            <w:tcW w:w="2617" w:type="dxa"/>
            <w:vAlign w:val="center"/>
          </w:tcPr>
          <w:p w14:paraId="60C24A5F" w14:textId="67333612" w:rsidR="00E9328F" w:rsidRDefault="008D3E9A" w:rsidP="009C0C07">
            <w:pPr>
              <w:jc w:val="center"/>
              <w:rPr>
                <w:rFonts w:cs="Arial"/>
              </w:rPr>
            </w:pPr>
            <w:r>
              <w:rPr>
                <w:rFonts w:cs="Arial"/>
              </w:rPr>
              <w:t>1.1</w:t>
            </w:r>
            <w:r w:rsidR="00E9328F">
              <w:rPr>
                <w:rFonts w:cs="Arial"/>
              </w:rPr>
              <w:t>V</w:t>
            </w:r>
          </w:p>
        </w:tc>
        <w:tc>
          <w:tcPr>
            <w:tcW w:w="2617" w:type="dxa"/>
            <w:vAlign w:val="center"/>
          </w:tcPr>
          <w:p w14:paraId="18AC04CB" w14:textId="5AD1B8C9" w:rsidR="00E9328F" w:rsidRDefault="00E9328F" w:rsidP="009C0C07">
            <w:pPr>
              <w:ind w:leftChars="50" w:left="90" w:rightChars="50" w:right="90"/>
              <w:jc w:val="center"/>
              <w:rPr>
                <w:rFonts w:cs="Arial"/>
              </w:rPr>
            </w:pPr>
            <w:r>
              <w:rPr>
                <w:rFonts w:cs="Arial" w:hint="eastAsia"/>
              </w:rPr>
              <w:t>LPDDR4</w:t>
            </w:r>
          </w:p>
        </w:tc>
      </w:tr>
      <w:tr w:rsidR="00E9328F" w14:paraId="5C9E02AC" w14:textId="77777777" w:rsidTr="004B7136">
        <w:trPr>
          <w:trHeight w:val="57"/>
          <w:jc w:val="center"/>
        </w:trPr>
        <w:tc>
          <w:tcPr>
            <w:tcW w:w="2617" w:type="dxa"/>
            <w:vAlign w:val="center"/>
          </w:tcPr>
          <w:p w14:paraId="3A03A763" w14:textId="77777777" w:rsidR="00E9328F" w:rsidRDefault="00E9328F" w:rsidP="009C0C07">
            <w:pPr>
              <w:jc w:val="center"/>
              <w:rPr>
                <w:rFonts w:cs="Arial"/>
              </w:rPr>
            </w:pPr>
            <w:r>
              <w:rPr>
                <w:rFonts w:cs="Arial" w:hint="eastAsia"/>
              </w:rPr>
              <w:t>MTP_SEL</w:t>
            </w:r>
          </w:p>
        </w:tc>
        <w:tc>
          <w:tcPr>
            <w:tcW w:w="2617" w:type="dxa"/>
            <w:vAlign w:val="center"/>
          </w:tcPr>
          <w:p w14:paraId="39396705" w14:textId="77777777" w:rsidR="00E9328F" w:rsidRDefault="00E9328F" w:rsidP="009C0C07">
            <w:pPr>
              <w:jc w:val="center"/>
              <w:rPr>
                <w:rFonts w:cs="Arial"/>
              </w:rPr>
            </w:pPr>
            <w:r>
              <w:rPr>
                <w:rFonts w:cs="Arial" w:hint="eastAsia"/>
              </w:rPr>
              <w:t>LOW</w:t>
            </w:r>
          </w:p>
        </w:tc>
        <w:tc>
          <w:tcPr>
            <w:tcW w:w="2617" w:type="dxa"/>
            <w:vAlign w:val="center"/>
          </w:tcPr>
          <w:p w14:paraId="6A31ED6D" w14:textId="0C7E8FB5" w:rsidR="00E9328F" w:rsidRDefault="008D3E9A" w:rsidP="009C0C07">
            <w:pPr>
              <w:jc w:val="center"/>
              <w:rPr>
                <w:rFonts w:cs="Arial"/>
              </w:rPr>
            </w:pPr>
            <w:r>
              <w:rPr>
                <w:rFonts w:cs="Arial"/>
              </w:rPr>
              <w:t>0.6</w:t>
            </w:r>
            <w:r w:rsidR="00E9328F">
              <w:rPr>
                <w:rFonts w:cs="Arial"/>
              </w:rPr>
              <w:t>V</w:t>
            </w:r>
          </w:p>
        </w:tc>
        <w:tc>
          <w:tcPr>
            <w:tcW w:w="2617" w:type="dxa"/>
            <w:vAlign w:val="center"/>
          </w:tcPr>
          <w:p w14:paraId="186E5ACC" w14:textId="5668D4F2" w:rsidR="00E9328F" w:rsidRDefault="00E9328F" w:rsidP="009C0C07">
            <w:pPr>
              <w:ind w:leftChars="50" w:left="90" w:rightChars="50" w:right="90"/>
              <w:jc w:val="center"/>
              <w:rPr>
                <w:rFonts w:cs="Arial"/>
              </w:rPr>
            </w:pPr>
            <w:r>
              <w:rPr>
                <w:rFonts w:cs="Arial" w:hint="eastAsia"/>
              </w:rPr>
              <w:t>LPDDR</w:t>
            </w:r>
            <w:r>
              <w:rPr>
                <w:rFonts w:cs="Arial"/>
              </w:rPr>
              <w:t>4</w:t>
            </w:r>
            <w:r w:rsidR="008D3E9A">
              <w:rPr>
                <w:rFonts w:cs="Arial"/>
              </w:rPr>
              <w:t>X</w:t>
            </w:r>
          </w:p>
        </w:tc>
      </w:tr>
    </w:tbl>
    <w:p w14:paraId="0BE52ED0" w14:textId="6FC667D5" w:rsidR="00E9328F" w:rsidRDefault="00E9328F">
      <w:pPr>
        <w:widowControl/>
        <w:autoSpaceDE/>
        <w:autoSpaceDN/>
        <w:jc w:val="left"/>
      </w:pPr>
    </w:p>
    <w:p w14:paraId="298A3803" w14:textId="77777777" w:rsidR="00E9328F" w:rsidRDefault="00E9328F">
      <w:pPr>
        <w:widowControl/>
        <w:autoSpaceDE/>
        <w:autoSpaceDN/>
        <w:jc w:val="left"/>
      </w:pPr>
      <w:r>
        <w:br w:type="page"/>
      </w:r>
    </w:p>
    <w:p w14:paraId="63FF44BC" w14:textId="77777777" w:rsidR="00550BF5" w:rsidRDefault="00550BF5" w:rsidP="00550BF5">
      <w:pPr>
        <w:pStyle w:val="21"/>
      </w:pPr>
      <w:bookmarkStart w:id="188" w:name="_Ref64901207"/>
      <w:bookmarkStart w:id="189" w:name="_Toc153785198"/>
      <w:bookmarkStart w:id="190" w:name="_Toc193256542"/>
      <w:r>
        <w:rPr>
          <w:rFonts w:hint="eastAsia"/>
        </w:rPr>
        <w:lastRenderedPageBreak/>
        <w:t>Power</w:t>
      </w:r>
      <w:r>
        <w:t xml:space="preserve"> on and o</w:t>
      </w:r>
      <w:r>
        <w:rPr>
          <w:rFonts w:hint="eastAsia"/>
        </w:rPr>
        <w:t>ff Sequence</w:t>
      </w:r>
      <w:bookmarkEnd w:id="188"/>
      <w:bookmarkEnd w:id="189"/>
      <w:bookmarkEnd w:id="190"/>
    </w:p>
    <w:p w14:paraId="52FCD483" w14:textId="77777777" w:rsidR="00550BF5" w:rsidRDefault="00550BF5" w:rsidP="00550BF5">
      <w:pPr>
        <w:pStyle w:val="31"/>
      </w:pPr>
      <w:bookmarkStart w:id="191" w:name="_Toc153785199"/>
      <w:bookmarkStart w:id="192" w:name="_Toc193256543"/>
      <w:r w:rsidRPr="0063212D">
        <w:t>Transistor Circuit for Power</w:t>
      </w:r>
      <w:r>
        <w:t xml:space="preserve"> o</w:t>
      </w:r>
      <w:r>
        <w:rPr>
          <w:rFonts w:hint="eastAsia"/>
        </w:rPr>
        <w:t>n</w:t>
      </w:r>
      <w:r>
        <w:t xml:space="preserve"> </w:t>
      </w:r>
      <w:r>
        <w:rPr>
          <w:rFonts w:hint="eastAsia"/>
        </w:rPr>
        <w:t>a</w:t>
      </w:r>
      <w:r>
        <w:t>nd o</w:t>
      </w:r>
      <w:r>
        <w:rPr>
          <w:rFonts w:hint="eastAsia"/>
        </w:rPr>
        <w:t xml:space="preserve">ff </w:t>
      </w:r>
      <w:r w:rsidRPr="0063212D">
        <w:t>Control</w:t>
      </w:r>
      <w:bookmarkEnd w:id="191"/>
      <w:bookmarkEnd w:id="192"/>
    </w:p>
    <w:p w14:paraId="487174DD" w14:textId="77777777" w:rsidR="00550BF5" w:rsidRPr="004B7136" w:rsidRDefault="00550BF5" w:rsidP="004B7136">
      <w:pPr>
        <w:rPr>
          <w:b/>
          <w:bCs/>
        </w:rPr>
      </w:pPr>
      <w:r w:rsidRPr="004B7136">
        <w:rPr>
          <w:b/>
          <w:bCs/>
        </w:rPr>
        <w:t>Power on sequence</w:t>
      </w:r>
    </w:p>
    <w:p w14:paraId="439D22DE" w14:textId="77777777" w:rsidR="00550BF5" w:rsidRDefault="00550BF5" w:rsidP="00550BF5"/>
    <w:p w14:paraId="7E4F7DA7" w14:textId="45D9D037" w:rsidR="00550BF5" w:rsidRDefault="00550BF5" w:rsidP="004B7136">
      <w:pPr>
        <w:pStyle w:val="TCC1"/>
        <w:ind w:left="806" w:hanging="403"/>
      </w:pPr>
      <w:r w:rsidRPr="007B65AC">
        <w:rPr>
          <w:rFonts w:ascii="Consolas" w:hAnsi="Consolas"/>
          <w:b/>
          <w:bCs/>
        </w:rPr>
        <w:t>PWR_CTLA</w:t>
      </w:r>
      <w:r w:rsidRPr="00D239D9">
        <w:t xml:space="preserve"> </w:t>
      </w:r>
      <w:r>
        <w:rPr>
          <w:rFonts w:hint="eastAsia"/>
        </w:rPr>
        <w:t>and</w:t>
      </w:r>
      <w:r w:rsidRPr="00D239D9">
        <w:t xml:space="preserve"> </w:t>
      </w:r>
      <w:r w:rsidRPr="007B65AC">
        <w:rPr>
          <w:rFonts w:ascii="Consolas" w:hAnsi="Consolas"/>
          <w:b/>
          <w:bCs/>
        </w:rPr>
        <w:t>PWR_CTLB</w:t>
      </w:r>
      <w:r w:rsidRPr="00D239D9">
        <w:t xml:space="preserve"> </w:t>
      </w:r>
      <w:r>
        <w:rPr>
          <w:rFonts w:hint="eastAsia"/>
        </w:rPr>
        <w:t>are</w:t>
      </w:r>
      <w:r w:rsidRPr="00D239D9">
        <w:t xml:space="preserve"> controlled by TCC80</w:t>
      </w:r>
      <w:r w:rsidRPr="00D239D9">
        <w:rPr>
          <w:rFonts w:hint="eastAsia"/>
        </w:rPr>
        <w:t>5x</w:t>
      </w:r>
      <w:r w:rsidRPr="00D239D9">
        <w:t xml:space="preserve"> when </w:t>
      </w:r>
      <w:r>
        <w:rPr>
          <w:rFonts w:hint="eastAsia"/>
        </w:rPr>
        <w:t>the power is turned on or waken up.</w:t>
      </w:r>
      <w:r w:rsidRPr="00D239D9">
        <w:t xml:space="preserve"> </w:t>
      </w:r>
    </w:p>
    <w:p w14:paraId="4A947C28" w14:textId="0AB80C60" w:rsidR="00550BF5" w:rsidRDefault="00550BF5" w:rsidP="004B7136">
      <w:pPr>
        <w:pStyle w:val="TCC1"/>
        <w:ind w:left="806" w:hanging="403"/>
      </w:pPr>
      <w:r w:rsidRPr="007B65AC">
        <w:rPr>
          <w:rFonts w:ascii="Consolas" w:hAnsi="Consolas"/>
          <w:b/>
          <w:bCs/>
        </w:rPr>
        <w:t>PWR_EN</w:t>
      </w:r>
      <w:r w:rsidRPr="00163B0B">
        <w:t xml:space="preserve"> is logical</w:t>
      </w:r>
      <w:r>
        <w:rPr>
          <w:rFonts w:hint="eastAsia"/>
        </w:rPr>
        <w:t>l</w:t>
      </w:r>
      <w:r>
        <w:t>y</w:t>
      </w:r>
      <w:r w:rsidRPr="00163B0B">
        <w:t xml:space="preserve"> high.</w:t>
      </w:r>
    </w:p>
    <w:p w14:paraId="3D6BFA8D" w14:textId="6CDFA8FA" w:rsidR="00550BF5" w:rsidRDefault="00550BF5" w:rsidP="004B7136">
      <w:pPr>
        <w:pStyle w:val="TCC1"/>
        <w:ind w:left="806" w:hanging="403"/>
      </w:pPr>
      <w:r w:rsidRPr="007B65AC">
        <w:rPr>
          <w:rFonts w:ascii="Consolas" w:hAnsi="Consolas"/>
          <w:b/>
          <w:bCs/>
        </w:rPr>
        <w:t>HVBUCKEN</w:t>
      </w:r>
      <w:r w:rsidRPr="00163B0B">
        <w:t xml:space="preserve"> is logical</w:t>
      </w:r>
      <w:r>
        <w:t>ly</w:t>
      </w:r>
      <w:r w:rsidRPr="00163B0B">
        <w:t xml:space="preserve"> high by </w:t>
      </w:r>
      <w:r w:rsidRPr="007B65AC">
        <w:rPr>
          <w:rFonts w:ascii="Consolas" w:hAnsi="Consolas"/>
          <w:b/>
          <w:bCs/>
        </w:rPr>
        <w:t>PWR_EN</w:t>
      </w:r>
      <w:r w:rsidRPr="00163B0B">
        <w:t>:</w:t>
      </w:r>
      <w:r w:rsidRPr="00163B0B">
        <w:rPr>
          <w:rFonts w:hint="eastAsia"/>
        </w:rPr>
        <w:t xml:space="preserve"> H</w:t>
      </w:r>
      <w:r w:rsidRPr="00163B0B">
        <w:t>igh with OR logic.</w:t>
      </w:r>
      <w:r w:rsidRPr="00163B0B">
        <w:rPr>
          <w:rFonts w:hint="eastAsia"/>
        </w:rPr>
        <w:t xml:space="preserve"> </w:t>
      </w:r>
      <w:r w:rsidRPr="00163B0B">
        <w:t xml:space="preserve">(PWR_EN: High OR PMIC_HVBUCKEN: Low= High) </w:t>
      </w:r>
    </w:p>
    <w:p w14:paraId="7277BBE6" w14:textId="77777777" w:rsidR="00550BF5" w:rsidRDefault="00550BF5" w:rsidP="004B7136">
      <w:pPr>
        <w:pStyle w:val="TCC1"/>
        <w:ind w:left="806" w:hanging="403"/>
      </w:pPr>
      <w:r>
        <w:t>The h</w:t>
      </w:r>
      <w:r w:rsidRPr="00FC4874">
        <w:t xml:space="preserve">igh </w:t>
      </w:r>
      <w:r w:rsidRPr="00382D2A">
        <w:t>voltage buc</w:t>
      </w:r>
      <w:r w:rsidRPr="00FC4874">
        <w:t>k is turned on.</w:t>
      </w:r>
    </w:p>
    <w:p w14:paraId="76706E19" w14:textId="77777777" w:rsidR="00550BF5" w:rsidRDefault="00550BF5" w:rsidP="004B7136">
      <w:pPr>
        <w:pStyle w:val="TCC1"/>
        <w:ind w:left="806" w:hanging="403"/>
      </w:pPr>
      <w:r w:rsidRPr="00382D2A">
        <w:t xml:space="preserve">PMIC is turned on and </w:t>
      </w:r>
      <w:r w:rsidRPr="007B65AC">
        <w:rPr>
          <w:rFonts w:ascii="Consolas" w:hAnsi="Consolas"/>
          <w:b/>
          <w:bCs/>
        </w:rPr>
        <w:t>PMIC_HVBUCKEN</w:t>
      </w:r>
      <w:r w:rsidRPr="00382D2A">
        <w:t xml:space="preserve"> is logical</w:t>
      </w:r>
      <w:r>
        <w:t>ly</w:t>
      </w:r>
      <w:r w:rsidRPr="00382D2A">
        <w:t xml:space="preserve"> High.</w:t>
      </w:r>
    </w:p>
    <w:p w14:paraId="523CA58C" w14:textId="77777777" w:rsidR="00550BF5" w:rsidRDefault="00550BF5" w:rsidP="004B7136">
      <w:pPr>
        <w:pStyle w:val="TCC1"/>
        <w:ind w:left="806" w:hanging="403"/>
      </w:pPr>
      <w:r>
        <w:t>The s</w:t>
      </w:r>
      <w:r w:rsidRPr="00382D2A">
        <w:t>ystem is turned on.</w:t>
      </w:r>
    </w:p>
    <w:p w14:paraId="7BA7DE6C" w14:textId="77777777" w:rsidR="00550BF5" w:rsidRDefault="00550BF5" w:rsidP="004B7136">
      <w:pPr>
        <w:pStyle w:val="TCC1"/>
        <w:ind w:left="806" w:hanging="403"/>
      </w:pPr>
      <w:r w:rsidRPr="007B65AC">
        <w:rPr>
          <w:rFonts w:ascii="Consolas" w:hAnsi="Consolas"/>
          <w:b/>
          <w:bCs/>
        </w:rPr>
        <w:t>SYS_PWR_EN</w:t>
      </w:r>
      <w:r>
        <w:rPr>
          <w:rFonts w:hint="eastAsia"/>
        </w:rPr>
        <w:t xml:space="preserve"> is logical</w:t>
      </w:r>
      <w:r>
        <w:t>ly</w:t>
      </w:r>
      <w:r>
        <w:rPr>
          <w:rFonts w:hint="eastAsia"/>
        </w:rPr>
        <w:t xml:space="preserve"> high and </w:t>
      </w:r>
      <w:r>
        <w:t xml:space="preserve">the </w:t>
      </w:r>
      <w:r>
        <w:rPr>
          <w:rFonts w:hint="eastAsia"/>
        </w:rPr>
        <w:t>peripheral device is turned on.</w:t>
      </w:r>
    </w:p>
    <w:p w14:paraId="720CCB05" w14:textId="77777777" w:rsidR="00550BF5" w:rsidRDefault="00550BF5" w:rsidP="00550BF5"/>
    <w:p w14:paraId="6FD56D55" w14:textId="77777777" w:rsidR="00550BF5" w:rsidRPr="004B7136" w:rsidRDefault="00550BF5" w:rsidP="004B7136">
      <w:pPr>
        <w:rPr>
          <w:b/>
          <w:bCs/>
        </w:rPr>
      </w:pPr>
      <w:r w:rsidRPr="004B7136">
        <w:rPr>
          <w:b/>
          <w:bCs/>
        </w:rPr>
        <w:t>Power off sequence</w:t>
      </w:r>
    </w:p>
    <w:p w14:paraId="69D05315" w14:textId="77777777" w:rsidR="00550BF5" w:rsidRDefault="00550BF5" w:rsidP="00550BF5">
      <w:pPr>
        <w:pStyle w:val="TCC13"/>
        <w:numPr>
          <w:ilvl w:val="0"/>
          <w:numId w:val="0"/>
        </w:numPr>
        <w:ind w:left="670"/>
        <w:rPr>
          <w:kern w:val="0"/>
        </w:rPr>
      </w:pPr>
    </w:p>
    <w:p w14:paraId="78103A8C" w14:textId="77777777" w:rsidR="00550BF5" w:rsidRDefault="00550BF5" w:rsidP="004B7136">
      <w:pPr>
        <w:pStyle w:val="TCC1"/>
        <w:numPr>
          <w:ilvl w:val="0"/>
          <w:numId w:val="91"/>
        </w:numPr>
      </w:pPr>
      <w:r w:rsidRPr="00971CCF">
        <w:rPr>
          <w:rFonts w:ascii="Consolas" w:hAnsi="Consolas"/>
          <w:b/>
          <w:bCs/>
        </w:rPr>
        <w:t>PWR_CTLA</w:t>
      </w:r>
      <w:r w:rsidRPr="00D239D9">
        <w:t xml:space="preserve"> </w:t>
      </w:r>
      <w:r>
        <w:rPr>
          <w:rFonts w:hint="eastAsia"/>
        </w:rPr>
        <w:t>and</w:t>
      </w:r>
      <w:r w:rsidRPr="00D239D9">
        <w:t xml:space="preserve"> </w:t>
      </w:r>
      <w:r w:rsidRPr="00971CCF">
        <w:rPr>
          <w:rFonts w:ascii="Consolas" w:hAnsi="Consolas"/>
          <w:b/>
          <w:bCs/>
        </w:rPr>
        <w:t>PWR_CTLB</w:t>
      </w:r>
      <w:r w:rsidRPr="00D239D9">
        <w:t xml:space="preserve"> </w:t>
      </w:r>
      <w:r>
        <w:rPr>
          <w:rFonts w:hint="eastAsia"/>
        </w:rPr>
        <w:t>are</w:t>
      </w:r>
      <w:r w:rsidRPr="00D239D9">
        <w:t xml:space="preserve"> controlled by TCC80</w:t>
      </w:r>
      <w:r w:rsidRPr="00D239D9">
        <w:rPr>
          <w:rFonts w:hint="eastAsia"/>
        </w:rPr>
        <w:t>5x</w:t>
      </w:r>
      <w:r w:rsidRPr="00D239D9">
        <w:t xml:space="preserve"> </w:t>
      </w:r>
      <w:r>
        <w:rPr>
          <w:rFonts w:hint="eastAsia"/>
        </w:rPr>
        <w:t>at the time of</w:t>
      </w:r>
      <w:r w:rsidRPr="00D239D9">
        <w:t xml:space="preserve"> power</w:t>
      </w:r>
      <w:r>
        <w:rPr>
          <w:rFonts w:hint="eastAsia"/>
        </w:rPr>
        <w:t xml:space="preserve"> off</w:t>
      </w:r>
      <w:r w:rsidRPr="00D239D9">
        <w:t xml:space="preserve"> </w:t>
      </w:r>
      <w:r>
        <w:rPr>
          <w:rFonts w:hint="eastAsia"/>
        </w:rPr>
        <w:t>or</w:t>
      </w:r>
      <w:r w:rsidRPr="00D239D9">
        <w:t xml:space="preserve"> power</w:t>
      </w:r>
      <w:r>
        <w:rPr>
          <w:rFonts w:hint="eastAsia"/>
        </w:rPr>
        <w:t>-</w:t>
      </w:r>
      <w:r w:rsidRPr="00D239D9">
        <w:t xml:space="preserve">down. </w:t>
      </w:r>
    </w:p>
    <w:p w14:paraId="21A2F89C" w14:textId="77777777" w:rsidR="00550BF5" w:rsidRDefault="00550BF5" w:rsidP="004B7136">
      <w:pPr>
        <w:pStyle w:val="TCC1"/>
        <w:ind w:left="806" w:hanging="403"/>
      </w:pPr>
      <w:r w:rsidRPr="007B65AC">
        <w:rPr>
          <w:rFonts w:ascii="Consolas" w:hAnsi="Consolas"/>
          <w:b/>
          <w:bCs/>
        </w:rPr>
        <w:t>PWR_EN</w:t>
      </w:r>
      <w:r w:rsidRPr="00163B0B">
        <w:t xml:space="preserve"> is logical</w:t>
      </w:r>
      <w:r>
        <w:t>ly</w:t>
      </w:r>
      <w:r w:rsidRPr="00163B0B">
        <w:t xml:space="preserve"> low.</w:t>
      </w:r>
    </w:p>
    <w:p w14:paraId="042833F2" w14:textId="77777777" w:rsidR="00550BF5" w:rsidRDefault="00550BF5" w:rsidP="004B7136">
      <w:pPr>
        <w:pStyle w:val="TCC1"/>
        <w:ind w:left="806" w:hanging="403"/>
      </w:pPr>
      <w:r w:rsidRPr="00382D2A">
        <w:t>PMIC detect</w:t>
      </w:r>
      <w:r>
        <w:rPr>
          <w:rFonts w:hint="eastAsia"/>
        </w:rPr>
        <w:t>s</w:t>
      </w:r>
      <w:r w:rsidRPr="00D239D9">
        <w:t xml:space="preserve"> </w:t>
      </w:r>
      <w:r w:rsidRPr="007B65AC">
        <w:rPr>
          <w:rFonts w:ascii="Consolas" w:hAnsi="Consolas"/>
          <w:b/>
          <w:bCs/>
        </w:rPr>
        <w:t>PMIC_SYS_EN</w:t>
      </w:r>
      <w:r w:rsidRPr="00D239D9">
        <w:t xml:space="preserve">: Low by </w:t>
      </w:r>
      <w:r w:rsidRPr="007B65AC">
        <w:rPr>
          <w:rFonts w:ascii="Consolas" w:hAnsi="Consolas"/>
          <w:b/>
          <w:bCs/>
        </w:rPr>
        <w:t>PWR_EN</w:t>
      </w:r>
      <w:r w:rsidRPr="00D239D9">
        <w:rPr>
          <w:rFonts w:hint="eastAsia"/>
        </w:rPr>
        <w:t>.</w:t>
      </w:r>
      <w:r w:rsidRPr="00D239D9">
        <w:t xml:space="preserve"> </w:t>
      </w:r>
    </w:p>
    <w:p w14:paraId="155D7208" w14:textId="77777777" w:rsidR="00550BF5" w:rsidRDefault="00550BF5" w:rsidP="004B7136">
      <w:pPr>
        <w:pStyle w:val="TCC1"/>
        <w:ind w:left="806" w:hanging="403"/>
      </w:pPr>
      <w:r w:rsidRPr="00D239D9">
        <w:t>PMIC process</w:t>
      </w:r>
      <w:r>
        <w:t>es</w:t>
      </w:r>
      <w:r w:rsidRPr="00D239D9">
        <w:t xml:space="preserve"> power</w:t>
      </w:r>
      <w:r>
        <w:rPr>
          <w:rFonts w:hint="eastAsia"/>
        </w:rPr>
        <w:t xml:space="preserve"> off</w:t>
      </w:r>
      <w:r w:rsidRPr="00D239D9">
        <w:t xml:space="preserve"> sequence. At this time</w:t>
      </w:r>
      <w:r>
        <w:rPr>
          <w:rFonts w:hint="eastAsia"/>
        </w:rPr>
        <w:t>,</w:t>
      </w:r>
      <w:r w:rsidRPr="00D239D9">
        <w:t xml:space="preserve"> </w:t>
      </w:r>
      <w:r>
        <w:t xml:space="preserve">the </w:t>
      </w:r>
      <w:r w:rsidRPr="007B65AC">
        <w:rPr>
          <w:rFonts w:ascii="Consolas" w:hAnsi="Consolas"/>
          <w:b/>
          <w:bCs/>
        </w:rPr>
        <w:t>PMIC_HVBUCKEN</w:t>
      </w:r>
      <w:r w:rsidRPr="00150495">
        <w:t xml:space="preserve"> pin is high, so the status of </w:t>
      </w:r>
      <w:r>
        <w:t xml:space="preserve">the </w:t>
      </w:r>
      <w:r w:rsidRPr="00150495">
        <w:t>high voltage buck can be kept as ON.</w:t>
      </w:r>
    </w:p>
    <w:p w14:paraId="3CEC4957" w14:textId="77777777" w:rsidR="00550BF5" w:rsidRDefault="00550BF5" w:rsidP="004B7136">
      <w:pPr>
        <w:pStyle w:val="TCC1"/>
        <w:ind w:left="806" w:hanging="403"/>
      </w:pPr>
      <w:r w:rsidRPr="007B65AC">
        <w:rPr>
          <w:rFonts w:ascii="Consolas" w:hAnsi="Consolas"/>
          <w:b/>
          <w:bCs/>
        </w:rPr>
        <w:t>SYS_PWR_EN</w:t>
      </w:r>
      <w:r w:rsidRPr="00163B0B">
        <w:rPr>
          <w:rFonts w:hint="eastAsia"/>
        </w:rPr>
        <w:t xml:space="preserve"> is logical</w:t>
      </w:r>
      <w:r>
        <w:t>ly</w:t>
      </w:r>
      <w:r w:rsidRPr="00163B0B">
        <w:rPr>
          <w:rFonts w:hint="eastAsia"/>
        </w:rPr>
        <w:t xml:space="preserve"> </w:t>
      </w:r>
      <w:r w:rsidRPr="00163B0B">
        <w:t>l</w:t>
      </w:r>
      <w:r w:rsidRPr="00163B0B">
        <w:rPr>
          <w:rFonts w:hint="eastAsia"/>
        </w:rPr>
        <w:t xml:space="preserve">ow and </w:t>
      </w:r>
      <w:r>
        <w:t xml:space="preserve">the </w:t>
      </w:r>
      <w:r w:rsidRPr="00163B0B">
        <w:rPr>
          <w:rFonts w:hint="eastAsia"/>
        </w:rPr>
        <w:t>peripheral device is turned off.</w:t>
      </w:r>
    </w:p>
    <w:p w14:paraId="4FC65D6E" w14:textId="77777777" w:rsidR="00550BF5" w:rsidRDefault="00550BF5" w:rsidP="004B7136">
      <w:pPr>
        <w:pStyle w:val="TCC1"/>
        <w:ind w:left="806" w:hanging="403"/>
      </w:pPr>
      <w:r w:rsidRPr="007B65AC">
        <w:rPr>
          <w:rFonts w:ascii="Consolas" w:hAnsi="Consolas"/>
          <w:b/>
          <w:bCs/>
        </w:rPr>
        <w:t>HVBUCKEN</w:t>
      </w:r>
      <w:r w:rsidRPr="00163B0B">
        <w:t xml:space="preserve"> is logical</w:t>
      </w:r>
      <w:r>
        <w:t>ly</w:t>
      </w:r>
      <w:r w:rsidRPr="00163B0B">
        <w:t xml:space="preserve"> low by </w:t>
      </w:r>
      <w:r w:rsidRPr="007B65AC">
        <w:rPr>
          <w:rFonts w:ascii="Consolas" w:hAnsi="Consolas"/>
          <w:b/>
          <w:bCs/>
        </w:rPr>
        <w:t>PMIC_HVBUCKEN</w:t>
      </w:r>
      <w:r w:rsidRPr="00163B0B">
        <w:t>: Low with OR logic. (PWR_EN: Low OR PMIC_HVBUCKEN: Low= Low)</w:t>
      </w:r>
    </w:p>
    <w:p w14:paraId="07FB221A" w14:textId="77777777" w:rsidR="00550BF5" w:rsidRDefault="00550BF5" w:rsidP="004B7136">
      <w:pPr>
        <w:pStyle w:val="TCC1"/>
        <w:ind w:left="806" w:hanging="403"/>
      </w:pPr>
      <w:r>
        <w:t>The h</w:t>
      </w:r>
      <w:r w:rsidRPr="003B061E">
        <w:t>igh voltage buck is turned off</w:t>
      </w:r>
      <w:r>
        <w:t>,</w:t>
      </w:r>
      <w:r w:rsidRPr="003B061E">
        <w:t xml:space="preserve"> and then the system goes into power</w:t>
      </w:r>
      <w:r>
        <w:t xml:space="preserve"> off</w:t>
      </w:r>
      <w:r w:rsidRPr="003B061E">
        <w:t xml:space="preserve"> or power-down status</w:t>
      </w:r>
      <w:r>
        <w:rPr>
          <w:rFonts w:hint="eastAsia"/>
        </w:rPr>
        <w:t>.</w:t>
      </w:r>
    </w:p>
    <w:p w14:paraId="4857EA74" w14:textId="77777777" w:rsidR="00550BF5" w:rsidRDefault="00550BF5" w:rsidP="00550BF5"/>
    <w:p w14:paraId="6FCA4804" w14:textId="77777777" w:rsidR="00550BF5" w:rsidRDefault="00550BF5" w:rsidP="00550BF5">
      <w:pPr>
        <w:jc w:val="center"/>
      </w:pPr>
      <w:r>
        <w:rPr>
          <w:noProof/>
        </w:rPr>
        <w:drawing>
          <wp:inline distT="0" distB="0" distL="0" distR="0" wp14:anchorId="61BDD47E" wp14:editId="36FAA391">
            <wp:extent cx="4120515" cy="3624262"/>
            <wp:effectExtent l="19050" t="19050" r="13335" b="1460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9"/>
                    <pic:cNvPicPr/>
                  </pic:nvPicPr>
                  <pic:blipFill rotWithShape="1">
                    <a:blip r:embed="rId29"/>
                    <a:srcRect t="-1" b="4389"/>
                    <a:stretch/>
                  </pic:blipFill>
                  <pic:spPr bwMode="auto">
                    <a:xfrm>
                      <a:off x="0" y="0"/>
                      <a:ext cx="4130132" cy="3632721"/>
                    </a:xfrm>
                    <a:prstGeom prst="rect">
                      <a:avLst/>
                    </a:prstGeom>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E39C687" w14:textId="1B4B48C5" w:rsidR="00550BF5" w:rsidRDefault="00BF740B" w:rsidP="000A5E82">
      <w:pPr>
        <w:pStyle w:val="TCC6"/>
      </w:pPr>
      <w:bookmarkStart w:id="193" w:name="_Toc153784611"/>
      <w:bookmarkStart w:id="194" w:name="_Toc193256471"/>
      <w:r>
        <w:t xml:space="preserve">Figure </w:t>
      </w:r>
      <w:fldSimple w:instr=" STYLEREF 1 \s ">
        <w:r w:rsidR="004B7136">
          <w:rPr>
            <w:noProof/>
          </w:rPr>
          <w:t>2</w:t>
        </w:r>
      </w:fldSimple>
      <w:r>
        <w:t>.</w:t>
      </w:r>
      <w:fldSimple w:instr=" SEQ Figure \* ARABIC \s 1 ">
        <w:r w:rsidR="004B7136">
          <w:rPr>
            <w:noProof/>
          </w:rPr>
          <w:t>5</w:t>
        </w:r>
      </w:fldSimple>
      <w:r w:rsidR="007163F6">
        <w:t xml:space="preserve"> </w:t>
      </w:r>
      <w:r w:rsidR="00550BF5">
        <w:rPr>
          <w:rFonts w:hint="eastAsia"/>
        </w:rPr>
        <w:t>Transistor and Power Regulator Circuit</w:t>
      </w:r>
      <w:bookmarkEnd w:id="193"/>
      <w:bookmarkEnd w:id="194"/>
    </w:p>
    <w:p w14:paraId="4981F34C" w14:textId="77777777" w:rsidR="00550BF5" w:rsidRDefault="00550BF5" w:rsidP="00550BF5"/>
    <w:p w14:paraId="195F84AD" w14:textId="235C6743" w:rsidR="00550BF5" w:rsidRDefault="007163F6">
      <w:pPr>
        <w:pStyle w:val="a7"/>
      </w:pPr>
      <w:bookmarkStart w:id="195" w:name="_Toc153784635"/>
      <w:bookmarkStart w:id="196" w:name="_Toc193256476"/>
      <w:r>
        <w:t xml:space="preserve">Table </w:t>
      </w:r>
      <w:fldSimple w:instr=" STYLEREF 1 \s ">
        <w:r w:rsidR="004B7136">
          <w:rPr>
            <w:noProof/>
          </w:rPr>
          <w:t>2</w:t>
        </w:r>
      </w:fldSimple>
      <w:r>
        <w:t>.</w:t>
      </w:r>
      <w:fldSimple w:instr=" SEQ Table \* ARABIC \s 1 ">
        <w:r w:rsidR="004B7136">
          <w:rPr>
            <w:noProof/>
          </w:rPr>
          <w:t>2</w:t>
        </w:r>
      </w:fldSimple>
      <w:r w:rsidR="00550BF5">
        <w:rPr>
          <w:rFonts w:hint="eastAsia"/>
        </w:rPr>
        <w:t xml:space="preserve"> Truth Table for Transistor Circuit</w:t>
      </w:r>
      <w:bookmarkEnd w:id="195"/>
      <w:bookmarkEnd w:id="196"/>
    </w:p>
    <w:tbl>
      <w:tblPr>
        <w:tblStyle w:val="TCCff2"/>
        <w:tblW w:w="5000" w:type="pct"/>
        <w:tblLook w:val="04A0" w:firstRow="1" w:lastRow="0" w:firstColumn="1" w:lastColumn="0" w:noHBand="0" w:noVBand="1"/>
      </w:tblPr>
      <w:tblGrid>
        <w:gridCol w:w="2696"/>
        <w:gridCol w:w="2697"/>
        <w:gridCol w:w="2489"/>
        <w:gridCol w:w="2586"/>
      </w:tblGrid>
      <w:tr w:rsidR="00550BF5" w14:paraId="14240C57" w14:textId="77777777" w:rsidTr="009C0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pct"/>
          </w:tcPr>
          <w:p w14:paraId="0071A111" w14:textId="77777777" w:rsidR="00550BF5" w:rsidRPr="00DC79A1" w:rsidRDefault="00550BF5" w:rsidP="009C0C07">
            <w:pPr>
              <w:jc w:val="center"/>
            </w:pPr>
            <w:r>
              <w:rPr>
                <w:rFonts w:hint="eastAsia"/>
              </w:rPr>
              <w:t>PWR_CTLA</w:t>
            </w:r>
          </w:p>
        </w:tc>
        <w:tc>
          <w:tcPr>
            <w:tcW w:w="1288" w:type="pct"/>
          </w:tcPr>
          <w:p w14:paraId="223CAFD7" w14:textId="77777777" w:rsidR="00550BF5" w:rsidRPr="00231F17" w:rsidRDefault="00550BF5" w:rsidP="009C0C07">
            <w:pPr>
              <w:jc w:val="center"/>
              <w:cnfStyle w:val="100000000000" w:firstRow="1" w:lastRow="0" w:firstColumn="0" w:lastColumn="0" w:oddVBand="0" w:evenVBand="0" w:oddHBand="0" w:evenHBand="0" w:firstRowFirstColumn="0" w:firstRowLastColumn="0" w:lastRowFirstColumn="0" w:lastRowLastColumn="0"/>
            </w:pPr>
            <w:r>
              <w:rPr>
                <w:rFonts w:hint="eastAsia"/>
              </w:rPr>
              <w:t>PWR_CTLB</w:t>
            </w:r>
          </w:p>
        </w:tc>
        <w:tc>
          <w:tcPr>
            <w:tcW w:w="1189" w:type="pct"/>
          </w:tcPr>
          <w:p w14:paraId="0D329A76" w14:textId="77777777" w:rsidR="00550BF5" w:rsidRPr="0030007D" w:rsidRDefault="00550BF5" w:rsidP="009C0C07">
            <w:pPr>
              <w:jc w:val="center"/>
              <w:cnfStyle w:val="100000000000" w:firstRow="1" w:lastRow="0" w:firstColumn="0" w:lastColumn="0" w:oddVBand="0" w:evenVBand="0" w:oddHBand="0" w:evenHBand="0" w:firstRowFirstColumn="0" w:firstRowLastColumn="0" w:lastRowFirstColumn="0" w:lastRowLastColumn="0"/>
            </w:pPr>
            <w:r>
              <w:rPr>
                <w:rFonts w:hint="eastAsia"/>
              </w:rPr>
              <w:t>PWR_EN</w:t>
            </w:r>
          </w:p>
        </w:tc>
        <w:tc>
          <w:tcPr>
            <w:tcW w:w="1236" w:type="pct"/>
          </w:tcPr>
          <w:p w14:paraId="695C4731" w14:textId="77777777" w:rsidR="00550BF5" w:rsidRPr="00D11065" w:rsidRDefault="00550BF5" w:rsidP="009C0C07">
            <w:pPr>
              <w:jc w:val="center"/>
              <w:cnfStyle w:val="100000000000" w:firstRow="1" w:lastRow="0" w:firstColumn="0" w:lastColumn="0" w:oddVBand="0" w:evenVBand="0" w:oddHBand="0" w:evenHBand="0" w:firstRowFirstColumn="0" w:firstRowLastColumn="0" w:lastRowFirstColumn="0" w:lastRowLastColumn="0"/>
            </w:pPr>
            <w:r>
              <w:rPr>
                <w:rFonts w:hint="eastAsia"/>
              </w:rPr>
              <w:t>SYS_PWR</w:t>
            </w:r>
          </w:p>
        </w:tc>
      </w:tr>
      <w:tr w:rsidR="00550BF5" w14:paraId="0EAD757F" w14:textId="77777777" w:rsidTr="009C0C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pct"/>
          </w:tcPr>
          <w:p w14:paraId="45FA2632" w14:textId="77777777" w:rsidR="00550BF5" w:rsidRPr="0030007D" w:rsidRDefault="00550BF5" w:rsidP="009C0C07">
            <w:pPr>
              <w:jc w:val="center"/>
            </w:pPr>
            <w:r>
              <w:rPr>
                <w:rFonts w:hint="eastAsia"/>
              </w:rPr>
              <w:t>Low (0)</w:t>
            </w:r>
          </w:p>
        </w:tc>
        <w:tc>
          <w:tcPr>
            <w:tcW w:w="1288" w:type="pct"/>
          </w:tcPr>
          <w:p w14:paraId="289815AC" w14:textId="77777777" w:rsidR="00550BF5" w:rsidRPr="0030007D" w:rsidRDefault="00550BF5" w:rsidP="009C0C07">
            <w:pPr>
              <w:jc w:val="center"/>
              <w:cnfStyle w:val="000000100000" w:firstRow="0" w:lastRow="0" w:firstColumn="0" w:lastColumn="0" w:oddVBand="0" w:evenVBand="0" w:oddHBand="1" w:evenHBand="0" w:firstRowFirstColumn="0" w:firstRowLastColumn="0" w:lastRowFirstColumn="0" w:lastRowLastColumn="0"/>
            </w:pPr>
            <w:r>
              <w:rPr>
                <w:rFonts w:hint="eastAsia"/>
              </w:rPr>
              <w:t>Low (0)</w:t>
            </w:r>
          </w:p>
        </w:tc>
        <w:tc>
          <w:tcPr>
            <w:tcW w:w="1189" w:type="pct"/>
          </w:tcPr>
          <w:p w14:paraId="6D84223A" w14:textId="77777777" w:rsidR="00550BF5" w:rsidRDefault="00550BF5" w:rsidP="009C0C07">
            <w:pPr>
              <w:jc w:val="center"/>
              <w:cnfStyle w:val="000000100000" w:firstRow="0" w:lastRow="0" w:firstColumn="0" w:lastColumn="0" w:oddVBand="0" w:evenVBand="0" w:oddHBand="1" w:evenHBand="0" w:firstRowFirstColumn="0" w:firstRowLastColumn="0" w:lastRowFirstColumn="0" w:lastRowLastColumn="0"/>
            </w:pPr>
            <w:r>
              <w:rPr>
                <w:rFonts w:hint="eastAsia"/>
              </w:rPr>
              <w:t>High (1)</w:t>
            </w:r>
          </w:p>
        </w:tc>
        <w:tc>
          <w:tcPr>
            <w:tcW w:w="1236" w:type="pct"/>
          </w:tcPr>
          <w:p w14:paraId="0121F480" w14:textId="77777777" w:rsidR="00550BF5" w:rsidRDefault="00550BF5" w:rsidP="009C0C07">
            <w:pPr>
              <w:ind w:leftChars="50" w:left="90" w:rightChars="50" w:right="90"/>
              <w:jc w:val="center"/>
              <w:cnfStyle w:val="000000100000" w:firstRow="0" w:lastRow="0" w:firstColumn="0" w:lastColumn="0" w:oddVBand="0" w:evenVBand="0" w:oddHBand="1" w:evenHBand="0" w:firstRowFirstColumn="0" w:firstRowLastColumn="0" w:lastRowFirstColumn="0" w:lastRowLastColumn="0"/>
            </w:pPr>
            <w:r>
              <w:rPr>
                <w:rFonts w:hint="eastAsia"/>
              </w:rPr>
              <w:t>ON</w:t>
            </w:r>
          </w:p>
        </w:tc>
      </w:tr>
      <w:tr w:rsidR="00550BF5" w14:paraId="6EB12D28" w14:textId="77777777" w:rsidTr="009C0C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pct"/>
          </w:tcPr>
          <w:p w14:paraId="2F8135F2" w14:textId="77777777" w:rsidR="00550BF5" w:rsidRPr="0030007D" w:rsidRDefault="00550BF5" w:rsidP="009C0C07">
            <w:pPr>
              <w:jc w:val="center"/>
            </w:pPr>
            <w:r>
              <w:rPr>
                <w:rFonts w:hint="eastAsia"/>
              </w:rPr>
              <w:t>Low (0)</w:t>
            </w:r>
          </w:p>
        </w:tc>
        <w:tc>
          <w:tcPr>
            <w:tcW w:w="1288" w:type="pct"/>
          </w:tcPr>
          <w:p w14:paraId="0AFF5BB9" w14:textId="77777777" w:rsidR="00550BF5" w:rsidRPr="0030007D" w:rsidRDefault="00550BF5" w:rsidP="009C0C07">
            <w:pPr>
              <w:jc w:val="center"/>
              <w:cnfStyle w:val="000000010000" w:firstRow="0" w:lastRow="0" w:firstColumn="0" w:lastColumn="0" w:oddVBand="0" w:evenVBand="0" w:oddHBand="0" w:evenHBand="1" w:firstRowFirstColumn="0" w:firstRowLastColumn="0" w:lastRowFirstColumn="0" w:lastRowLastColumn="0"/>
            </w:pPr>
            <w:r>
              <w:rPr>
                <w:rFonts w:hint="eastAsia"/>
              </w:rPr>
              <w:t>High (1)</w:t>
            </w:r>
          </w:p>
        </w:tc>
        <w:tc>
          <w:tcPr>
            <w:tcW w:w="1189" w:type="pct"/>
          </w:tcPr>
          <w:p w14:paraId="016E7907" w14:textId="77777777" w:rsidR="00550BF5" w:rsidRDefault="00550BF5" w:rsidP="009C0C07">
            <w:pPr>
              <w:jc w:val="center"/>
              <w:cnfStyle w:val="000000010000" w:firstRow="0" w:lastRow="0" w:firstColumn="0" w:lastColumn="0" w:oddVBand="0" w:evenVBand="0" w:oddHBand="0" w:evenHBand="1" w:firstRowFirstColumn="0" w:firstRowLastColumn="0" w:lastRowFirstColumn="0" w:lastRowLastColumn="0"/>
            </w:pPr>
            <w:r>
              <w:rPr>
                <w:rFonts w:hint="eastAsia"/>
              </w:rPr>
              <w:t>High (1)</w:t>
            </w:r>
          </w:p>
        </w:tc>
        <w:tc>
          <w:tcPr>
            <w:tcW w:w="1236" w:type="pct"/>
          </w:tcPr>
          <w:p w14:paraId="0625AED7" w14:textId="77777777" w:rsidR="00550BF5" w:rsidRDefault="00550BF5" w:rsidP="009C0C07">
            <w:pPr>
              <w:ind w:leftChars="50" w:left="90" w:rightChars="50" w:right="90"/>
              <w:jc w:val="center"/>
              <w:cnfStyle w:val="000000010000" w:firstRow="0" w:lastRow="0" w:firstColumn="0" w:lastColumn="0" w:oddVBand="0" w:evenVBand="0" w:oddHBand="0" w:evenHBand="1" w:firstRowFirstColumn="0" w:firstRowLastColumn="0" w:lastRowFirstColumn="0" w:lastRowLastColumn="0"/>
            </w:pPr>
            <w:r>
              <w:rPr>
                <w:rFonts w:hint="eastAsia"/>
              </w:rPr>
              <w:t>ON</w:t>
            </w:r>
          </w:p>
        </w:tc>
      </w:tr>
      <w:tr w:rsidR="00550BF5" w14:paraId="5D00400A" w14:textId="77777777" w:rsidTr="009C0C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pct"/>
          </w:tcPr>
          <w:p w14:paraId="1E1E4A52" w14:textId="77777777" w:rsidR="00550BF5" w:rsidRPr="0030007D" w:rsidRDefault="00550BF5" w:rsidP="009C0C07">
            <w:pPr>
              <w:jc w:val="center"/>
            </w:pPr>
            <w:r>
              <w:rPr>
                <w:rFonts w:hint="eastAsia"/>
              </w:rPr>
              <w:t>High (1)</w:t>
            </w:r>
          </w:p>
        </w:tc>
        <w:tc>
          <w:tcPr>
            <w:tcW w:w="1288" w:type="pct"/>
          </w:tcPr>
          <w:p w14:paraId="0B15E244" w14:textId="77777777" w:rsidR="00550BF5" w:rsidRPr="0030007D" w:rsidRDefault="00550BF5" w:rsidP="009C0C07">
            <w:pPr>
              <w:jc w:val="center"/>
              <w:cnfStyle w:val="000000100000" w:firstRow="0" w:lastRow="0" w:firstColumn="0" w:lastColumn="0" w:oddVBand="0" w:evenVBand="0" w:oddHBand="1" w:evenHBand="0" w:firstRowFirstColumn="0" w:firstRowLastColumn="0" w:lastRowFirstColumn="0" w:lastRowLastColumn="0"/>
            </w:pPr>
            <w:r>
              <w:rPr>
                <w:rFonts w:hint="eastAsia"/>
              </w:rPr>
              <w:t>Low (0)</w:t>
            </w:r>
          </w:p>
        </w:tc>
        <w:tc>
          <w:tcPr>
            <w:tcW w:w="1189" w:type="pct"/>
          </w:tcPr>
          <w:p w14:paraId="61960033" w14:textId="77777777" w:rsidR="00550BF5" w:rsidRDefault="00550BF5" w:rsidP="009C0C07">
            <w:pPr>
              <w:jc w:val="center"/>
              <w:cnfStyle w:val="000000100000" w:firstRow="0" w:lastRow="0" w:firstColumn="0" w:lastColumn="0" w:oddVBand="0" w:evenVBand="0" w:oddHBand="1" w:evenHBand="0" w:firstRowFirstColumn="0" w:firstRowLastColumn="0" w:lastRowFirstColumn="0" w:lastRowLastColumn="0"/>
            </w:pPr>
            <w:r>
              <w:rPr>
                <w:rFonts w:hint="eastAsia"/>
              </w:rPr>
              <w:t>Low (0)</w:t>
            </w:r>
          </w:p>
        </w:tc>
        <w:tc>
          <w:tcPr>
            <w:tcW w:w="1236" w:type="pct"/>
          </w:tcPr>
          <w:p w14:paraId="529298E4" w14:textId="77777777" w:rsidR="00550BF5" w:rsidRDefault="00550BF5" w:rsidP="009C0C07">
            <w:pPr>
              <w:ind w:leftChars="50" w:left="90" w:rightChars="50" w:right="90"/>
              <w:jc w:val="center"/>
              <w:cnfStyle w:val="000000100000" w:firstRow="0" w:lastRow="0" w:firstColumn="0" w:lastColumn="0" w:oddVBand="0" w:evenVBand="0" w:oddHBand="1" w:evenHBand="0" w:firstRowFirstColumn="0" w:firstRowLastColumn="0" w:lastRowFirstColumn="0" w:lastRowLastColumn="0"/>
            </w:pPr>
            <w:r>
              <w:rPr>
                <w:rFonts w:hint="eastAsia"/>
              </w:rPr>
              <w:t>OFF</w:t>
            </w:r>
          </w:p>
        </w:tc>
      </w:tr>
      <w:tr w:rsidR="00550BF5" w14:paraId="60E24A08" w14:textId="77777777" w:rsidTr="009C0C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pct"/>
          </w:tcPr>
          <w:p w14:paraId="6DA597F9" w14:textId="77777777" w:rsidR="00550BF5" w:rsidRPr="0030007D" w:rsidRDefault="00550BF5" w:rsidP="009C0C07">
            <w:pPr>
              <w:jc w:val="center"/>
            </w:pPr>
            <w:r>
              <w:rPr>
                <w:rFonts w:hint="eastAsia"/>
              </w:rPr>
              <w:t>High (1)</w:t>
            </w:r>
          </w:p>
        </w:tc>
        <w:tc>
          <w:tcPr>
            <w:tcW w:w="1288" w:type="pct"/>
          </w:tcPr>
          <w:p w14:paraId="04C40B38" w14:textId="77777777" w:rsidR="00550BF5" w:rsidRPr="0030007D" w:rsidRDefault="00550BF5" w:rsidP="009C0C07">
            <w:pPr>
              <w:jc w:val="center"/>
              <w:cnfStyle w:val="000000010000" w:firstRow="0" w:lastRow="0" w:firstColumn="0" w:lastColumn="0" w:oddVBand="0" w:evenVBand="0" w:oddHBand="0" w:evenHBand="1" w:firstRowFirstColumn="0" w:firstRowLastColumn="0" w:lastRowFirstColumn="0" w:lastRowLastColumn="0"/>
            </w:pPr>
            <w:r>
              <w:rPr>
                <w:rFonts w:hint="eastAsia"/>
              </w:rPr>
              <w:t>High (1)</w:t>
            </w:r>
          </w:p>
        </w:tc>
        <w:tc>
          <w:tcPr>
            <w:tcW w:w="1189" w:type="pct"/>
          </w:tcPr>
          <w:p w14:paraId="6FEF1C36" w14:textId="77777777" w:rsidR="00550BF5" w:rsidRDefault="00550BF5" w:rsidP="009C0C07">
            <w:pPr>
              <w:jc w:val="center"/>
              <w:cnfStyle w:val="000000010000" w:firstRow="0" w:lastRow="0" w:firstColumn="0" w:lastColumn="0" w:oddVBand="0" w:evenVBand="0" w:oddHBand="0" w:evenHBand="1" w:firstRowFirstColumn="0" w:firstRowLastColumn="0" w:lastRowFirstColumn="0" w:lastRowLastColumn="0"/>
            </w:pPr>
            <w:r>
              <w:rPr>
                <w:rFonts w:hint="eastAsia"/>
              </w:rPr>
              <w:t>High (1)</w:t>
            </w:r>
          </w:p>
        </w:tc>
        <w:tc>
          <w:tcPr>
            <w:tcW w:w="1236" w:type="pct"/>
          </w:tcPr>
          <w:p w14:paraId="431A3EA6" w14:textId="77777777" w:rsidR="00550BF5" w:rsidRDefault="00550BF5" w:rsidP="009C0C07">
            <w:pPr>
              <w:ind w:leftChars="50" w:left="90" w:rightChars="50" w:right="90"/>
              <w:jc w:val="center"/>
              <w:cnfStyle w:val="000000010000" w:firstRow="0" w:lastRow="0" w:firstColumn="0" w:lastColumn="0" w:oddVBand="0" w:evenVBand="0" w:oddHBand="0" w:evenHBand="1" w:firstRowFirstColumn="0" w:firstRowLastColumn="0" w:lastRowFirstColumn="0" w:lastRowLastColumn="0"/>
            </w:pPr>
            <w:r>
              <w:rPr>
                <w:rFonts w:hint="eastAsia"/>
              </w:rPr>
              <w:t>ON</w:t>
            </w:r>
          </w:p>
        </w:tc>
      </w:tr>
    </w:tbl>
    <w:p w14:paraId="643F0C0A" w14:textId="77777777" w:rsidR="00550BF5" w:rsidRDefault="00550BF5" w:rsidP="00550BF5">
      <w:pPr>
        <w:pStyle w:val="TCC13"/>
        <w:numPr>
          <w:ilvl w:val="0"/>
          <w:numId w:val="0"/>
        </w:numPr>
        <w:ind w:left="670"/>
      </w:pPr>
    </w:p>
    <w:p w14:paraId="54B214D3" w14:textId="169E2AB6" w:rsidR="00C5050B" w:rsidRDefault="00C5050B">
      <w:pPr>
        <w:widowControl/>
        <w:autoSpaceDE/>
        <w:autoSpaceDN/>
        <w:jc w:val="left"/>
      </w:pPr>
      <w:r>
        <w:br w:type="page"/>
      </w:r>
    </w:p>
    <w:p w14:paraId="2C03A0AD" w14:textId="1CA173EF" w:rsidR="00C5050B" w:rsidRDefault="00C5050B" w:rsidP="00C5050B">
      <w:pPr>
        <w:pStyle w:val="31"/>
      </w:pPr>
      <w:bookmarkStart w:id="197" w:name="_Toc153785200"/>
      <w:bookmarkStart w:id="198" w:name="_Toc193256544"/>
      <w:r>
        <w:rPr>
          <w:rFonts w:hint="eastAsia"/>
        </w:rPr>
        <w:lastRenderedPageBreak/>
        <w:t>Power</w:t>
      </w:r>
      <w:r>
        <w:t xml:space="preserve"> </w:t>
      </w:r>
      <w:r>
        <w:rPr>
          <w:rFonts w:hint="eastAsia"/>
        </w:rPr>
        <w:t xml:space="preserve">on </w:t>
      </w:r>
      <w:r>
        <w:t>S</w:t>
      </w:r>
      <w:r>
        <w:rPr>
          <w:rFonts w:hint="eastAsia"/>
        </w:rPr>
        <w:t>equence of PMIC</w:t>
      </w:r>
      <w:r>
        <w:t xml:space="preserve"> and External LDO</w:t>
      </w:r>
      <w:bookmarkEnd w:id="197"/>
      <w:bookmarkEnd w:id="198"/>
    </w:p>
    <w:p w14:paraId="2237DDB3" w14:textId="77777777" w:rsidR="00C5050B" w:rsidRPr="008F6291" w:rsidRDefault="00C5050B" w:rsidP="004B7136">
      <w:pPr>
        <w:pStyle w:val="TCC1"/>
        <w:numPr>
          <w:ilvl w:val="0"/>
          <w:numId w:val="92"/>
        </w:numPr>
        <w:rPr>
          <w:rFonts w:cs="Tahoma"/>
        </w:rPr>
      </w:pPr>
      <w:r w:rsidRPr="008F6291">
        <w:rPr>
          <w:rFonts w:ascii="Consolas" w:hAnsi="Consolas" w:cs="Tahoma"/>
          <w:b/>
          <w:bCs/>
        </w:rPr>
        <w:t>PWR_EN</w:t>
      </w:r>
      <w:r w:rsidRPr="008F6291">
        <w:rPr>
          <w:rFonts w:cs="Tahoma"/>
        </w:rPr>
        <w:t xml:space="preserve"> is logically high.</w:t>
      </w:r>
    </w:p>
    <w:p w14:paraId="5440CF21" w14:textId="77777777" w:rsidR="00C5050B" w:rsidRDefault="00C5050B" w:rsidP="00C5050B">
      <w:pPr>
        <w:pStyle w:val="TCC1"/>
        <w:ind w:leftChars="227" w:left="809"/>
        <w:rPr>
          <w:rFonts w:cs="Tahoma"/>
        </w:rPr>
      </w:pPr>
      <w:r w:rsidRPr="007B65AC">
        <w:rPr>
          <w:rFonts w:ascii="Consolas" w:hAnsi="Consolas" w:cs="Tahoma"/>
          <w:b/>
          <w:bCs/>
        </w:rPr>
        <w:t>HVBUCKEN</w:t>
      </w:r>
      <w:r w:rsidRPr="00F04F21">
        <w:rPr>
          <w:rFonts w:cs="Tahoma"/>
        </w:rPr>
        <w:t xml:space="preserve"> is logical</w:t>
      </w:r>
      <w:r>
        <w:rPr>
          <w:rFonts w:cs="Tahoma"/>
        </w:rPr>
        <w:t>ly</w:t>
      </w:r>
      <w:r w:rsidRPr="00F04F21">
        <w:rPr>
          <w:rFonts w:cs="Tahoma"/>
        </w:rPr>
        <w:t xml:space="preserve"> high.</w:t>
      </w:r>
    </w:p>
    <w:p w14:paraId="5556FA2E" w14:textId="01118CB1" w:rsidR="00C5050B" w:rsidRDefault="006567FE" w:rsidP="00C5050B">
      <w:pPr>
        <w:pStyle w:val="TCC1"/>
        <w:ind w:leftChars="227" w:left="809"/>
        <w:rPr>
          <w:rFonts w:cs="Tahoma"/>
        </w:rPr>
      </w:pPr>
      <w:r>
        <w:rPr>
          <w:rFonts w:ascii="Consolas" w:hAnsi="Consolas" w:cs="Tahoma"/>
          <w:b/>
          <w:bCs/>
        </w:rPr>
        <w:t>TCC5340</w:t>
      </w:r>
      <w:r w:rsidR="00C5050B" w:rsidRPr="007A7F1E">
        <w:rPr>
          <w:rFonts w:cs="Tahoma"/>
        </w:rPr>
        <w:t xml:space="preserve"> is </w:t>
      </w:r>
      <w:r w:rsidR="00C5050B">
        <w:rPr>
          <w:rFonts w:cs="Tahoma"/>
        </w:rPr>
        <w:t>turned on</w:t>
      </w:r>
      <w:r w:rsidR="00C5050B" w:rsidRPr="007A7F1E">
        <w:rPr>
          <w:rFonts w:cs="Tahoma"/>
        </w:rPr>
        <w:t>.</w:t>
      </w:r>
      <w:r w:rsidR="00C5050B" w:rsidRPr="007C4851">
        <w:rPr>
          <w:rFonts w:cs="Tahoma"/>
        </w:rPr>
        <w:t xml:space="preserve"> </w:t>
      </w:r>
    </w:p>
    <w:p w14:paraId="04C8A4B6" w14:textId="6C3F8DC7" w:rsidR="00C5050B" w:rsidRPr="007B65AC" w:rsidRDefault="00C5050B" w:rsidP="00C5050B">
      <w:pPr>
        <w:pStyle w:val="TCC20"/>
        <w:rPr>
          <w:rFonts w:ascii="Consolas" w:hAnsi="Consolas" w:cs="Tahoma"/>
        </w:rPr>
      </w:pPr>
      <w:r w:rsidRPr="007B65AC">
        <w:rPr>
          <w:rFonts w:ascii="Consolas" w:hAnsi="Consolas" w:cs="Tahoma"/>
        </w:rPr>
        <w:t>PMIC</w:t>
      </w:r>
      <w:r w:rsidR="006567FE">
        <w:rPr>
          <w:rFonts w:ascii="Consolas" w:hAnsi="Consolas" w:cs="Tahoma"/>
        </w:rPr>
        <w:t>_</w:t>
      </w:r>
      <w:r w:rsidRPr="007B65AC">
        <w:rPr>
          <w:rFonts w:ascii="Consolas" w:hAnsi="Consolas" w:cs="Tahoma"/>
        </w:rPr>
        <w:t>BUCK</w:t>
      </w:r>
      <w:r w:rsidR="006567FE">
        <w:rPr>
          <w:rFonts w:ascii="Consolas" w:hAnsi="Consolas" w:cs="Tahoma"/>
        </w:rPr>
        <w:t>_E</w:t>
      </w:r>
      <w:r w:rsidRPr="007B65AC">
        <w:rPr>
          <w:rFonts w:ascii="Consolas" w:hAnsi="Consolas" w:cs="Tahoma"/>
        </w:rPr>
        <w:t xml:space="preserve"> On (CORE_0P8)</w:t>
      </w:r>
    </w:p>
    <w:p w14:paraId="2063801C" w14:textId="1A5B98C4" w:rsidR="00C5050B" w:rsidRPr="007B65AC" w:rsidRDefault="00C5050B" w:rsidP="00C5050B">
      <w:pPr>
        <w:pStyle w:val="TCC20"/>
        <w:rPr>
          <w:rFonts w:ascii="Consolas" w:hAnsi="Consolas"/>
        </w:rPr>
      </w:pPr>
      <w:r w:rsidRPr="007B65AC">
        <w:rPr>
          <w:rFonts w:ascii="Consolas" w:hAnsi="Consolas"/>
        </w:rPr>
        <w:t>PMIC_BUCK</w:t>
      </w:r>
      <w:r w:rsidR="006567FE">
        <w:rPr>
          <w:rFonts w:ascii="Consolas" w:hAnsi="Consolas"/>
        </w:rPr>
        <w:t>_B</w:t>
      </w:r>
      <w:r w:rsidRPr="007B65AC">
        <w:rPr>
          <w:rFonts w:ascii="Consolas" w:hAnsi="Consolas"/>
        </w:rPr>
        <w:t xml:space="preserve"> On (CPU_</w:t>
      </w:r>
      <w:r w:rsidR="006567FE">
        <w:rPr>
          <w:rFonts w:ascii="Consolas" w:hAnsi="Consolas"/>
        </w:rPr>
        <w:t>1</w:t>
      </w:r>
      <w:r w:rsidRPr="007B65AC">
        <w:rPr>
          <w:rFonts w:ascii="Consolas" w:hAnsi="Consolas"/>
        </w:rPr>
        <w:t>P</w:t>
      </w:r>
      <w:r w:rsidR="006567FE">
        <w:rPr>
          <w:rFonts w:ascii="Consolas" w:hAnsi="Consolas"/>
        </w:rPr>
        <w:t>0</w:t>
      </w:r>
      <w:r w:rsidRPr="007B65AC">
        <w:rPr>
          <w:rFonts w:ascii="Consolas" w:hAnsi="Consolas"/>
        </w:rPr>
        <w:t>)/</w:t>
      </w:r>
      <w:r w:rsidR="006567FE">
        <w:rPr>
          <w:rFonts w:ascii="Consolas" w:hAnsi="Consolas"/>
        </w:rPr>
        <w:t xml:space="preserve"> </w:t>
      </w:r>
      <w:r w:rsidR="006567FE" w:rsidRPr="007B65AC">
        <w:rPr>
          <w:rFonts w:ascii="Consolas" w:hAnsi="Consolas"/>
        </w:rPr>
        <w:t>PMIC_BUCK</w:t>
      </w:r>
      <w:r w:rsidR="006567FE">
        <w:rPr>
          <w:rFonts w:ascii="Consolas" w:hAnsi="Consolas"/>
        </w:rPr>
        <w:t>_F On</w:t>
      </w:r>
      <w:r w:rsidR="006567FE" w:rsidRPr="007B65AC">
        <w:rPr>
          <w:rFonts w:ascii="Consolas" w:hAnsi="Consolas"/>
        </w:rPr>
        <w:t xml:space="preserve"> </w:t>
      </w:r>
      <w:r w:rsidRPr="007B65AC">
        <w:rPr>
          <w:rFonts w:ascii="Consolas" w:hAnsi="Consolas"/>
        </w:rPr>
        <w:t>(GB_0P8)/</w:t>
      </w:r>
      <w:r w:rsidR="006567FE">
        <w:rPr>
          <w:rFonts w:ascii="Consolas" w:hAnsi="Consolas"/>
        </w:rPr>
        <w:t xml:space="preserve"> </w:t>
      </w:r>
      <w:r w:rsidR="006567FE" w:rsidRPr="007B65AC">
        <w:rPr>
          <w:rFonts w:ascii="Consolas" w:hAnsi="Consolas"/>
        </w:rPr>
        <w:t>PMIC_BUCK</w:t>
      </w:r>
      <w:r w:rsidR="006567FE">
        <w:rPr>
          <w:rFonts w:ascii="Consolas" w:hAnsi="Consolas"/>
        </w:rPr>
        <w:t>_H On</w:t>
      </w:r>
      <w:r w:rsidR="006567FE" w:rsidRPr="007B65AC">
        <w:rPr>
          <w:rFonts w:ascii="Consolas" w:hAnsi="Consolas"/>
        </w:rPr>
        <w:t xml:space="preserve"> </w:t>
      </w:r>
      <w:r w:rsidRPr="007B65AC">
        <w:rPr>
          <w:rFonts w:ascii="Consolas" w:hAnsi="Consolas"/>
        </w:rPr>
        <w:t>(CPU_0P</w:t>
      </w:r>
      <w:r w:rsidR="006567FE">
        <w:rPr>
          <w:rFonts w:ascii="Consolas" w:hAnsi="Consolas"/>
        </w:rPr>
        <w:t>9</w:t>
      </w:r>
      <w:r w:rsidRPr="007B65AC">
        <w:rPr>
          <w:rFonts w:ascii="Consolas" w:hAnsi="Consolas"/>
        </w:rPr>
        <w:t>)</w:t>
      </w:r>
    </w:p>
    <w:p w14:paraId="2436692C" w14:textId="03FDF7E6" w:rsidR="00C5050B" w:rsidRPr="007B65AC" w:rsidRDefault="00C5050B" w:rsidP="00C5050B">
      <w:pPr>
        <w:pStyle w:val="TCC20"/>
        <w:rPr>
          <w:rFonts w:ascii="Consolas" w:hAnsi="Consolas"/>
        </w:rPr>
      </w:pPr>
      <w:r w:rsidRPr="007B65AC">
        <w:rPr>
          <w:rFonts w:ascii="Consolas" w:hAnsi="Consolas"/>
        </w:rPr>
        <w:t>PMIC_BUCK</w:t>
      </w:r>
      <w:r w:rsidR="006567FE">
        <w:rPr>
          <w:rFonts w:ascii="Consolas" w:hAnsi="Consolas"/>
        </w:rPr>
        <w:t>_</w:t>
      </w:r>
      <w:r w:rsidR="00A71814">
        <w:rPr>
          <w:rFonts w:ascii="Consolas" w:hAnsi="Consolas"/>
        </w:rPr>
        <w:t>G On</w:t>
      </w:r>
      <w:r w:rsidRPr="007B65AC">
        <w:rPr>
          <w:rFonts w:ascii="Consolas" w:hAnsi="Consolas"/>
        </w:rPr>
        <w:t xml:space="preserve"> (IO_1P8)/ </w:t>
      </w:r>
      <w:r w:rsidR="00A71814">
        <w:rPr>
          <w:rFonts w:ascii="Consolas" w:hAnsi="Consolas"/>
        </w:rPr>
        <w:t>PMIC_</w:t>
      </w:r>
      <w:r w:rsidRPr="007B65AC">
        <w:rPr>
          <w:rFonts w:ascii="Consolas" w:hAnsi="Consolas"/>
        </w:rPr>
        <w:t>LDO</w:t>
      </w:r>
      <w:r w:rsidR="00A71814">
        <w:rPr>
          <w:rFonts w:ascii="Consolas" w:hAnsi="Consolas"/>
        </w:rPr>
        <w:t xml:space="preserve">1 </w:t>
      </w:r>
      <w:r w:rsidRPr="007B65AC">
        <w:rPr>
          <w:rFonts w:ascii="Consolas" w:hAnsi="Consolas"/>
        </w:rPr>
        <w:t>On (MEM_1P8)</w:t>
      </w:r>
      <w:r w:rsidR="007C3436" w:rsidRPr="007B65AC">
        <w:rPr>
          <w:rFonts w:ascii="Consolas" w:hAnsi="Consolas"/>
        </w:rPr>
        <w:t>/</w:t>
      </w:r>
      <w:r w:rsidR="007C3436">
        <w:rPr>
          <w:rFonts w:ascii="Consolas" w:hAnsi="Consolas"/>
        </w:rPr>
        <w:t xml:space="preserve"> EXT_LDO ON (CPU_1P2)</w:t>
      </w:r>
    </w:p>
    <w:p w14:paraId="415D5B12" w14:textId="0D06C029" w:rsidR="00C5050B" w:rsidRPr="00B45595" w:rsidRDefault="00C5050B" w:rsidP="00B4059D">
      <w:pPr>
        <w:pStyle w:val="TCC20"/>
        <w:rPr>
          <w:rFonts w:ascii="Consolas" w:hAnsi="Consolas"/>
        </w:rPr>
      </w:pPr>
      <w:r w:rsidRPr="007B65AC">
        <w:rPr>
          <w:rFonts w:ascii="Consolas" w:hAnsi="Consolas"/>
        </w:rPr>
        <w:t>PMIC_</w:t>
      </w:r>
      <w:r w:rsidR="00A71814">
        <w:rPr>
          <w:rFonts w:ascii="Consolas" w:hAnsi="Consolas"/>
        </w:rPr>
        <w:t>BUCK_A</w:t>
      </w:r>
      <w:r w:rsidRPr="007B65AC">
        <w:rPr>
          <w:rFonts w:ascii="Consolas" w:hAnsi="Consolas"/>
        </w:rPr>
        <w:t xml:space="preserve"> On (IO_3P3)/ PMIC_BUCK</w:t>
      </w:r>
      <w:r w:rsidR="00A71814">
        <w:rPr>
          <w:rFonts w:ascii="Consolas" w:hAnsi="Consolas"/>
        </w:rPr>
        <w:t xml:space="preserve">_D </w:t>
      </w:r>
      <w:r w:rsidRPr="007B65AC">
        <w:rPr>
          <w:rFonts w:ascii="Consolas" w:hAnsi="Consolas"/>
        </w:rPr>
        <w:t>On (</w:t>
      </w:r>
      <w:r w:rsidR="00A71814">
        <w:rPr>
          <w:rFonts w:ascii="Consolas" w:hAnsi="Consolas"/>
        </w:rPr>
        <w:t>MEM</w:t>
      </w:r>
      <w:r w:rsidRPr="007B65AC">
        <w:rPr>
          <w:rFonts w:ascii="Consolas" w:hAnsi="Consolas"/>
        </w:rPr>
        <w:t>_</w:t>
      </w:r>
      <w:r w:rsidR="00A71814">
        <w:rPr>
          <w:rFonts w:ascii="Consolas" w:hAnsi="Consolas"/>
        </w:rPr>
        <w:t>1</w:t>
      </w:r>
      <w:r w:rsidRPr="007B65AC">
        <w:rPr>
          <w:rFonts w:ascii="Consolas" w:hAnsi="Consolas"/>
        </w:rPr>
        <w:t>P</w:t>
      </w:r>
      <w:r w:rsidR="00A71814">
        <w:rPr>
          <w:rFonts w:ascii="Consolas" w:hAnsi="Consolas"/>
        </w:rPr>
        <w:t>1</w:t>
      </w:r>
      <w:r w:rsidRPr="007B65AC">
        <w:rPr>
          <w:rFonts w:ascii="Consolas" w:hAnsi="Consolas"/>
        </w:rPr>
        <w:t xml:space="preserve">)/ </w:t>
      </w:r>
      <w:r w:rsidR="00A71814">
        <w:rPr>
          <w:rFonts w:ascii="Consolas" w:hAnsi="Consolas"/>
        </w:rPr>
        <w:t>PMIC_LDO2</w:t>
      </w:r>
      <w:r w:rsidRPr="007B65AC">
        <w:rPr>
          <w:rFonts w:ascii="Consolas" w:hAnsi="Consolas"/>
        </w:rPr>
        <w:t xml:space="preserve"> On (</w:t>
      </w:r>
      <w:r w:rsidR="00A71814">
        <w:rPr>
          <w:rFonts w:ascii="Consolas" w:hAnsi="Consolas"/>
        </w:rPr>
        <w:t>SD</w:t>
      </w:r>
      <w:r w:rsidR="00A71814" w:rsidRPr="007B65AC">
        <w:rPr>
          <w:rFonts w:ascii="Consolas" w:hAnsi="Consolas"/>
        </w:rPr>
        <w:t>IO_3P3</w:t>
      </w:r>
      <w:r w:rsidRPr="007B65AC">
        <w:rPr>
          <w:rFonts w:ascii="Consolas" w:hAnsi="Consolas"/>
        </w:rPr>
        <w:t>)</w:t>
      </w:r>
    </w:p>
    <w:p w14:paraId="62EA9F90" w14:textId="770D98BD" w:rsidR="00C5050B" w:rsidRPr="00B4059D" w:rsidRDefault="00C5050B" w:rsidP="00B4059D">
      <w:pPr>
        <w:pStyle w:val="TCC20"/>
        <w:rPr>
          <w:rFonts w:ascii="Consolas" w:hAnsi="Consolas"/>
        </w:rPr>
      </w:pPr>
      <w:r w:rsidRPr="007B65AC">
        <w:rPr>
          <w:rFonts w:ascii="Consolas" w:hAnsi="Consolas"/>
        </w:rPr>
        <w:t>PMIC_BUCK</w:t>
      </w:r>
      <w:r w:rsidR="00A71814">
        <w:rPr>
          <w:rFonts w:ascii="Consolas" w:hAnsi="Consolas"/>
        </w:rPr>
        <w:t>_C</w:t>
      </w:r>
      <w:r w:rsidRPr="007B65AC">
        <w:rPr>
          <w:rFonts w:ascii="Consolas" w:hAnsi="Consolas"/>
        </w:rPr>
        <w:t xml:space="preserve"> On (MEMQ_0P6</w:t>
      </w:r>
      <w:r w:rsidR="00FA7E97">
        <w:rPr>
          <w:rFonts w:ascii="Consolas" w:hAnsi="Consolas"/>
        </w:rPr>
        <w:t xml:space="preserve"> </w:t>
      </w:r>
      <w:r w:rsidR="00FA7E97">
        <w:rPr>
          <w:rFonts w:ascii="Consolas" w:hAnsi="Consolas" w:hint="eastAsia"/>
        </w:rPr>
        <w:t>o</w:t>
      </w:r>
      <w:r w:rsidR="00FA7E97">
        <w:rPr>
          <w:rFonts w:ascii="Consolas" w:hAnsi="Consolas"/>
        </w:rPr>
        <w:t xml:space="preserve">r </w:t>
      </w:r>
      <w:r w:rsidR="00FA7E97" w:rsidRPr="00CA1812">
        <w:rPr>
          <w:rFonts w:ascii="Consolas" w:hAnsi="Consolas"/>
          <w:color w:val="FF0000"/>
        </w:rPr>
        <w:t>*</w:t>
      </w:r>
      <w:r w:rsidR="00FA7E97" w:rsidRPr="00B4059D">
        <w:rPr>
          <w:rFonts w:ascii="Consolas" w:hAnsi="Consolas"/>
          <w:color w:val="F79646" w:themeColor="accent6"/>
        </w:rPr>
        <w:t>MEMQ_1P1</w:t>
      </w:r>
      <w:r w:rsidRPr="007B65AC">
        <w:rPr>
          <w:rFonts w:ascii="Consolas" w:hAnsi="Consolas"/>
        </w:rPr>
        <w:t>)</w:t>
      </w:r>
    </w:p>
    <w:p w14:paraId="5DF84049" w14:textId="77777777" w:rsidR="00C5050B" w:rsidRDefault="00C5050B" w:rsidP="00C5050B">
      <w:pPr>
        <w:pStyle w:val="TCC31"/>
        <w:numPr>
          <w:ilvl w:val="0"/>
          <w:numId w:val="0"/>
        </w:numPr>
        <w:rPr>
          <w:kern w:val="0"/>
        </w:rPr>
      </w:pPr>
    </w:p>
    <w:p w14:paraId="17C71CB8" w14:textId="2DD6286A" w:rsidR="00C5050B" w:rsidRDefault="0092573C" w:rsidP="00C5050B">
      <w:pPr>
        <w:pStyle w:val="TCC31"/>
        <w:numPr>
          <w:ilvl w:val="0"/>
          <w:numId w:val="0"/>
        </w:numPr>
        <w:jc w:val="center"/>
        <w:rPr>
          <w:kern w:val="0"/>
        </w:rPr>
      </w:pPr>
      <w:r w:rsidRPr="0092573C">
        <w:rPr>
          <w:noProof/>
          <w:kern w:val="0"/>
        </w:rPr>
        <w:drawing>
          <wp:inline distT="0" distB="0" distL="0" distR="0" wp14:anchorId="0BD92867" wp14:editId="2C3015C9">
            <wp:extent cx="5515745" cy="5715798"/>
            <wp:effectExtent l="0" t="0" r="889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pic:cNvPicPr/>
                  </pic:nvPicPr>
                  <pic:blipFill>
                    <a:blip r:embed="rId30"/>
                    <a:stretch>
                      <a:fillRect/>
                    </a:stretch>
                  </pic:blipFill>
                  <pic:spPr>
                    <a:xfrm>
                      <a:off x="0" y="0"/>
                      <a:ext cx="5515745" cy="5715798"/>
                    </a:xfrm>
                    <a:prstGeom prst="rect">
                      <a:avLst/>
                    </a:prstGeom>
                  </pic:spPr>
                </pic:pic>
              </a:graphicData>
            </a:graphic>
          </wp:inline>
        </w:drawing>
      </w:r>
    </w:p>
    <w:p w14:paraId="4CA57D69" w14:textId="79A373D2" w:rsidR="00C5050B" w:rsidRDefault="00BF740B" w:rsidP="000A5E82">
      <w:pPr>
        <w:pStyle w:val="TCC6"/>
      </w:pPr>
      <w:bookmarkStart w:id="199" w:name="_Toc153784613"/>
      <w:bookmarkStart w:id="200" w:name="_Toc193256472"/>
      <w:r>
        <w:t xml:space="preserve">Figure </w:t>
      </w:r>
      <w:fldSimple w:instr=" STYLEREF 1 \s ">
        <w:r w:rsidR="004B7136">
          <w:rPr>
            <w:noProof/>
          </w:rPr>
          <w:t>2</w:t>
        </w:r>
      </w:fldSimple>
      <w:r>
        <w:t>.</w:t>
      </w:r>
      <w:fldSimple w:instr=" SEQ Figure \* ARABIC \s 1 ">
        <w:r w:rsidR="004B7136">
          <w:rPr>
            <w:noProof/>
          </w:rPr>
          <w:t>6</w:t>
        </w:r>
      </w:fldSimple>
      <w:r w:rsidR="007163F6">
        <w:rPr>
          <w:rFonts w:hint="eastAsia"/>
        </w:rPr>
        <w:t xml:space="preserve"> </w:t>
      </w:r>
      <w:r w:rsidR="00C5050B">
        <w:rPr>
          <w:rFonts w:hint="eastAsia"/>
        </w:rPr>
        <w:t>Power</w:t>
      </w:r>
      <w:r w:rsidR="00C5050B">
        <w:t xml:space="preserve"> </w:t>
      </w:r>
      <w:r w:rsidR="00C5050B">
        <w:rPr>
          <w:rFonts w:hint="eastAsia"/>
        </w:rPr>
        <w:t>on Sequence Flowchart of PMIC</w:t>
      </w:r>
      <w:bookmarkEnd w:id="199"/>
      <w:r w:rsidR="00A71814">
        <w:t xml:space="preserve"> and External LDO</w:t>
      </w:r>
      <w:bookmarkEnd w:id="200"/>
    </w:p>
    <w:p w14:paraId="03C8F253" w14:textId="29BEE505" w:rsidR="0059724A" w:rsidRDefault="0059724A">
      <w:pPr>
        <w:widowControl/>
        <w:autoSpaceDE/>
        <w:autoSpaceDN/>
        <w:jc w:val="left"/>
      </w:pPr>
      <w:r>
        <w:br w:type="page"/>
      </w:r>
    </w:p>
    <w:p w14:paraId="762E22AD" w14:textId="77777777" w:rsidR="0059724A" w:rsidRDefault="0059724A" w:rsidP="0059724A">
      <w:pPr>
        <w:pStyle w:val="31"/>
      </w:pPr>
      <w:bookmarkStart w:id="201" w:name="_Toc153785201"/>
      <w:bookmarkStart w:id="202" w:name="_Toc193256545"/>
      <w:r>
        <w:rPr>
          <w:rFonts w:hint="eastAsia"/>
        </w:rPr>
        <w:lastRenderedPageBreak/>
        <w:t>Power</w:t>
      </w:r>
      <w:r>
        <w:t xml:space="preserve"> off</w:t>
      </w:r>
      <w:r>
        <w:rPr>
          <w:rFonts w:hint="eastAsia"/>
        </w:rPr>
        <w:t xml:space="preserve"> </w:t>
      </w:r>
      <w:r>
        <w:t>S</w:t>
      </w:r>
      <w:r>
        <w:rPr>
          <w:rFonts w:hint="eastAsia"/>
        </w:rPr>
        <w:t>equence of PMIC</w:t>
      </w:r>
      <w:r>
        <w:t xml:space="preserve">, </w:t>
      </w:r>
      <w:r>
        <w:rPr>
          <w:rFonts w:hint="eastAsia"/>
        </w:rPr>
        <w:t>External Buck</w:t>
      </w:r>
      <w:r>
        <w:t>, and External LDO</w:t>
      </w:r>
      <w:bookmarkEnd w:id="201"/>
      <w:bookmarkEnd w:id="202"/>
    </w:p>
    <w:p w14:paraId="62F54759" w14:textId="77777777" w:rsidR="0059724A" w:rsidRDefault="0059724A" w:rsidP="0059724A">
      <w:pPr>
        <w:pStyle w:val="TCC1"/>
        <w:numPr>
          <w:ilvl w:val="0"/>
          <w:numId w:val="46"/>
        </w:numPr>
        <w:rPr>
          <w:rFonts w:cs="Tahoma"/>
        </w:rPr>
      </w:pPr>
      <w:r w:rsidRPr="007B65AC">
        <w:rPr>
          <w:rFonts w:ascii="Consolas" w:hAnsi="Consolas" w:cs="Tahoma"/>
          <w:b/>
          <w:bCs/>
        </w:rPr>
        <w:t>PWR_EN</w:t>
      </w:r>
      <w:r w:rsidRPr="00F04F21">
        <w:rPr>
          <w:rFonts w:cs="Tahoma"/>
        </w:rPr>
        <w:t xml:space="preserve"> is logical</w:t>
      </w:r>
      <w:r>
        <w:rPr>
          <w:rFonts w:cs="Tahoma"/>
        </w:rPr>
        <w:t>ly</w:t>
      </w:r>
      <w:r w:rsidRPr="00F04F21">
        <w:rPr>
          <w:rFonts w:cs="Tahoma"/>
        </w:rPr>
        <w:t xml:space="preserve"> low.</w:t>
      </w:r>
    </w:p>
    <w:p w14:paraId="76BF0EF3" w14:textId="77777777" w:rsidR="0059724A" w:rsidRDefault="0059724A" w:rsidP="0059724A">
      <w:pPr>
        <w:pStyle w:val="TCC1"/>
        <w:numPr>
          <w:ilvl w:val="0"/>
          <w:numId w:val="46"/>
        </w:numPr>
        <w:rPr>
          <w:rFonts w:cs="Tahoma"/>
        </w:rPr>
      </w:pPr>
      <w:r w:rsidRPr="007B65AC">
        <w:rPr>
          <w:rFonts w:ascii="Consolas" w:hAnsi="Consolas" w:cs="Tahoma"/>
          <w:b/>
          <w:bCs/>
        </w:rPr>
        <w:t>HVBUCKEN</w:t>
      </w:r>
      <w:r w:rsidRPr="00F04F21">
        <w:rPr>
          <w:rFonts w:cs="Tahoma"/>
        </w:rPr>
        <w:t xml:space="preserve"> is logical</w:t>
      </w:r>
      <w:r>
        <w:rPr>
          <w:rFonts w:cs="Tahoma"/>
        </w:rPr>
        <w:t>ly</w:t>
      </w:r>
      <w:r w:rsidRPr="00F04F21">
        <w:rPr>
          <w:rFonts w:cs="Tahoma"/>
        </w:rPr>
        <w:t xml:space="preserve"> high.</w:t>
      </w:r>
    </w:p>
    <w:p w14:paraId="1AAD7684" w14:textId="77777777" w:rsidR="0059724A" w:rsidRDefault="0059724A" w:rsidP="0059724A">
      <w:pPr>
        <w:pStyle w:val="TCC1"/>
        <w:numPr>
          <w:ilvl w:val="0"/>
          <w:numId w:val="46"/>
        </w:numPr>
        <w:rPr>
          <w:rFonts w:cs="Tahoma"/>
        </w:rPr>
      </w:pPr>
      <w:r w:rsidRPr="007B65AC">
        <w:rPr>
          <w:rFonts w:ascii="Consolas" w:hAnsi="Consolas" w:cs="Tahoma"/>
          <w:b/>
          <w:bCs/>
        </w:rPr>
        <w:t>PMIC_SYS_EN</w:t>
      </w:r>
      <w:r w:rsidRPr="007A7F1E">
        <w:rPr>
          <w:rFonts w:cs="Tahoma"/>
        </w:rPr>
        <w:t xml:space="preserve"> is logical</w:t>
      </w:r>
      <w:r>
        <w:rPr>
          <w:rFonts w:cs="Tahoma"/>
        </w:rPr>
        <w:t>ly</w:t>
      </w:r>
      <w:r w:rsidRPr="007A7F1E">
        <w:rPr>
          <w:rFonts w:cs="Tahoma"/>
        </w:rPr>
        <w:t xml:space="preserve"> low.</w:t>
      </w:r>
    </w:p>
    <w:p w14:paraId="755DD7D8" w14:textId="723B1524" w:rsidR="00D72AFB" w:rsidRPr="007B65AC" w:rsidRDefault="00D72AFB" w:rsidP="00D72AFB">
      <w:pPr>
        <w:pStyle w:val="TCC20"/>
        <w:rPr>
          <w:rFonts w:ascii="Consolas" w:hAnsi="Consolas"/>
        </w:rPr>
      </w:pPr>
      <w:r w:rsidRPr="007B65AC">
        <w:rPr>
          <w:rFonts w:ascii="Consolas" w:hAnsi="Consolas"/>
        </w:rPr>
        <w:t>PMIC_BUCK</w:t>
      </w:r>
      <w:r>
        <w:rPr>
          <w:rFonts w:ascii="Consolas" w:hAnsi="Consolas"/>
        </w:rPr>
        <w:t>_C</w:t>
      </w:r>
      <w:r w:rsidRPr="007B65AC">
        <w:rPr>
          <w:rFonts w:ascii="Consolas" w:hAnsi="Consolas"/>
        </w:rPr>
        <w:t xml:space="preserve"> O</w:t>
      </w:r>
      <w:r>
        <w:rPr>
          <w:rFonts w:ascii="Consolas" w:hAnsi="Consolas"/>
        </w:rPr>
        <w:t>ff</w:t>
      </w:r>
      <w:r w:rsidRPr="007B65AC">
        <w:rPr>
          <w:rFonts w:ascii="Consolas" w:hAnsi="Consolas"/>
        </w:rPr>
        <w:t xml:space="preserve"> (MEMQ_0P6</w:t>
      </w:r>
      <w:r w:rsidR="00FA7E97">
        <w:rPr>
          <w:rFonts w:ascii="Consolas" w:hAnsi="Consolas"/>
        </w:rPr>
        <w:t xml:space="preserve"> or </w:t>
      </w:r>
      <w:r w:rsidR="00FA7E97" w:rsidRPr="00CA1812">
        <w:rPr>
          <w:rFonts w:ascii="Consolas" w:hAnsi="Consolas"/>
          <w:color w:val="FF0000"/>
        </w:rPr>
        <w:t>*</w:t>
      </w:r>
      <w:r w:rsidR="00FA7E97" w:rsidRPr="00B4059D">
        <w:rPr>
          <w:rFonts w:ascii="Consolas" w:hAnsi="Consolas"/>
          <w:color w:val="F79646" w:themeColor="accent6"/>
        </w:rPr>
        <w:t>MEMQ_1P1</w:t>
      </w:r>
      <w:r w:rsidRPr="007B65AC">
        <w:rPr>
          <w:rFonts w:ascii="Consolas" w:hAnsi="Consolas"/>
        </w:rPr>
        <w:t>)</w:t>
      </w:r>
    </w:p>
    <w:p w14:paraId="5C35B966" w14:textId="2BC48136" w:rsidR="00D72AFB" w:rsidRPr="00B45595" w:rsidRDefault="00D72AFB">
      <w:pPr>
        <w:pStyle w:val="TCC20"/>
        <w:rPr>
          <w:rFonts w:ascii="Consolas" w:hAnsi="Consolas"/>
        </w:rPr>
      </w:pPr>
      <w:r w:rsidRPr="007B65AC">
        <w:rPr>
          <w:rFonts w:ascii="Consolas" w:hAnsi="Consolas"/>
        </w:rPr>
        <w:t>PMIC_</w:t>
      </w:r>
      <w:r>
        <w:rPr>
          <w:rFonts w:ascii="Consolas" w:hAnsi="Consolas"/>
        </w:rPr>
        <w:t>BUCK_A</w:t>
      </w:r>
      <w:r w:rsidRPr="007B65AC">
        <w:rPr>
          <w:rFonts w:ascii="Consolas" w:hAnsi="Consolas"/>
        </w:rPr>
        <w:t xml:space="preserve"> O</w:t>
      </w:r>
      <w:r>
        <w:rPr>
          <w:rFonts w:ascii="Consolas" w:hAnsi="Consolas"/>
        </w:rPr>
        <w:t>ff</w:t>
      </w:r>
      <w:r w:rsidRPr="007B65AC">
        <w:rPr>
          <w:rFonts w:ascii="Consolas" w:hAnsi="Consolas"/>
        </w:rPr>
        <w:t xml:space="preserve"> (IO_3P3)/ PMIC_BUCK</w:t>
      </w:r>
      <w:r>
        <w:rPr>
          <w:rFonts w:ascii="Consolas" w:hAnsi="Consolas"/>
        </w:rPr>
        <w:t xml:space="preserve">_D </w:t>
      </w:r>
      <w:r w:rsidRPr="007B65AC">
        <w:rPr>
          <w:rFonts w:ascii="Consolas" w:hAnsi="Consolas"/>
        </w:rPr>
        <w:t>O</w:t>
      </w:r>
      <w:r>
        <w:rPr>
          <w:rFonts w:ascii="Consolas" w:hAnsi="Consolas"/>
        </w:rPr>
        <w:t>ff</w:t>
      </w:r>
      <w:r w:rsidRPr="007B65AC">
        <w:rPr>
          <w:rFonts w:ascii="Consolas" w:hAnsi="Consolas"/>
        </w:rPr>
        <w:t xml:space="preserve"> (</w:t>
      </w:r>
      <w:r>
        <w:rPr>
          <w:rFonts w:ascii="Consolas" w:hAnsi="Consolas"/>
        </w:rPr>
        <w:t>MEM</w:t>
      </w:r>
      <w:r w:rsidRPr="007B65AC">
        <w:rPr>
          <w:rFonts w:ascii="Consolas" w:hAnsi="Consolas"/>
        </w:rPr>
        <w:t>_</w:t>
      </w:r>
      <w:r>
        <w:rPr>
          <w:rFonts w:ascii="Consolas" w:hAnsi="Consolas"/>
        </w:rPr>
        <w:t>1</w:t>
      </w:r>
      <w:r w:rsidRPr="007B65AC">
        <w:rPr>
          <w:rFonts w:ascii="Consolas" w:hAnsi="Consolas"/>
        </w:rPr>
        <w:t>P</w:t>
      </w:r>
      <w:r>
        <w:rPr>
          <w:rFonts w:ascii="Consolas" w:hAnsi="Consolas"/>
        </w:rPr>
        <w:t>1</w:t>
      </w:r>
      <w:r w:rsidRPr="007B65AC">
        <w:rPr>
          <w:rFonts w:ascii="Consolas" w:hAnsi="Consolas"/>
        </w:rPr>
        <w:t xml:space="preserve">)/ </w:t>
      </w:r>
      <w:r>
        <w:rPr>
          <w:rFonts w:ascii="Consolas" w:hAnsi="Consolas"/>
        </w:rPr>
        <w:t>PMIC_LDO2</w:t>
      </w:r>
      <w:r w:rsidRPr="007B65AC">
        <w:rPr>
          <w:rFonts w:ascii="Consolas" w:hAnsi="Consolas"/>
        </w:rPr>
        <w:t xml:space="preserve"> O</w:t>
      </w:r>
      <w:r>
        <w:rPr>
          <w:rFonts w:ascii="Consolas" w:hAnsi="Consolas"/>
        </w:rPr>
        <w:t>ff</w:t>
      </w:r>
      <w:r w:rsidRPr="007B65AC">
        <w:rPr>
          <w:rFonts w:ascii="Consolas" w:hAnsi="Consolas"/>
        </w:rPr>
        <w:t xml:space="preserve"> (</w:t>
      </w:r>
      <w:r>
        <w:rPr>
          <w:rFonts w:ascii="Consolas" w:hAnsi="Consolas"/>
        </w:rPr>
        <w:t>SD</w:t>
      </w:r>
      <w:r w:rsidRPr="007B65AC">
        <w:rPr>
          <w:rFonts w:ascii="Consolas" w:hAnsi="Consolas"/>
        </w:rPr>
        <w:t>IO_3P3</w:t>
      </w:r>
      <w:r w:rsidR="007C3436">
        <w:rPr>
          <w:rFonts w:ascii="Consolas" w:hAnsi="Consolas"/>
        </w:rPr>
        <w:t>)</w:t>
      </w:r>
    </w:p>
    <w:p w14:paraId="02F98156" w14:textId="0CB3B56E" w:rsidR="00D72AFB" w:rsidRPr="007B65AC" w:rsidRDefault="00D72AFB" w:rsidP="00D72AFB">
      <w:pPr>
        <w:pStyle w:val="TCC20"/>
        <w:rPr>
          <w:rFonts w:ascii="Consolas" w:hAnsi="Consolas"/>
        </w:rPr>
      </w:pPr>
      <w:r w:rsidRPr="007B65AC">
        <w:rPr>
          <w:rFonts w:ascii="Consolas" w:hAnsi="Consolas"/>
        </w:rPr>
        <w:t>PMIC_BUCK</w:t>
      </w:r>
      <w:r>
        <w:rPr>
          <w:rFonts w:ascii="Consolas" w:hAnsi="Consolas"/>
        </w:rPr>
        <w:t>_G Off</w:t>
      </w:r>
      <w:r w:rsidRPr="007B65AC">
        <w:rPr>
          <w:rFonts w:ascii="Consolas" w:hAnsi="Consolas"/>
        </w:rPr>
        <w:t xml:space="preserve"> (IO_1P8)/ </w:t>
      </w:r>
      <w:r>
        <w:rPr>
          <w:rFonts w:ascii="Consolas" w:hAnsi="Consolas"/>
        </w:rPr>
        <w:t>PMIC_</w:t>
      </w:r>
      <w:r w:rsidRPr="007B65AC">
        <w:rPr>
          <w:rFonts w:ascii="Consolas" w:hAnsi="Consolas"/>
        </w:rPr>
        <w:t>LDO</w:t>
      </w:r>
      <w:r>
        <w:rPr>
          <w:rFonts w:ascii="Consolas" w:hAnsi="Consolas"/>
        </w:rPr>
        <w:t xml:space="preserve">1 </w:t>
      </w:r>
      <w:r w:rsidRPr="007B65AC">
        <w:rPr>
          <w:rFonts w:ascii="Consolas" w:hAnsi="Consolas"/>
        </w:rPr>
        <w:t>O</w:t>
      </w:r>
      <w:r>
        <w:rPr>
          <w:rFonts w:ascii="Consolas" w:hAnsi="Consolas"/>
        </w:rPr>
        <w:t>ff</w:t>
      </w:r>
      <w:r w:rsidRPr="007B65AC">
        <w:rPr>
          <w:rFonts w:ascii="Consolas" w:hAnsi="Consolas"/>
        </w:rPr>
        <w:t xml:space="preserve"> (MEM_1P8)</w:t>
      </w:r>
      <w:r w:rsidR="007C3436" w:rsidRPr="007B65AC">
        <w:rPr>
          <w:rFonts w:ascii="Consolas" w:hAnsi="Consolas"/>
        </w:rPr>
        <w:t>/</w:t>
      </w:r>
      <w:r w:rsidR="007C3436">
        <w:rPr>
          <w:rFonts w:ascii="Consolas" w:hAnsi="Consolas"/>
        </w:rPr>
        <w:t xml:space="preserve"> EXT_LDO Off (CPU_1P2)</w:t>
      </w:r>
    </w:p>
    <w:p w14:paraId="5AC8B129" w14:textId="1B5AF23F" w:rsidR="00D72AFB" w:rsidRPr="007B65AC" w:rsidRDefault="00D72AFB" w:rsidP="00D72AFB">
      <w:pPr>
        <w:pStyle w:val="TCC20"/>
        <w:rPr>
          <w:rFonts w:ascii="Consolas" w:hAnsi="Consolas"/>
        </w:rPr>
      </w:pPr>
      <w:r w:rsidRPr="007B65AC">
        <w:rPr>
          <w:rFonts w:ascii="Consolas" w:hAnsi="Consolas"/>
        </w:rPr>
        <w:t>PMIC_BUCK</w:t>
      </w:r>
      <w:r>
        <w:rPr>
          <w:rFonts w:ascii="Consolas" w:hAnsi="Consolas"/>
        </w:rPr>
        <w:t>_B</w:t>
      </w:r>
      <w:r w:rsidRPr="007B65AC">
        <w:rPr>
          <w:rFonts w:ascii="Consolas" w:hAnsi="Consolas"/>
        </w:rPr>
        <w:t xml:space="preserve"> O</w:t>
      </w:r>
      <w:r>
        <w:rPr>
          <w:rFonts w:ascii="Consolas" w:hAnsi="Consolas"/>
        </w:rPr>
        <w:t>ff</w:t>
      </w:r>
      <w:r w:rsidRPr="007B65AC">
        <w:rPr>
          <w:rFonts w:ascii="Consolas" w:hAnsi="Consolas"/>
        </w:rPr>
        <w:t xml:space="preserve"> (CPU_</w:t>
      </w:r>
      <w:r>
        <w:rPr>
          <w:rFonts w:ascii="Consolas" w:hAnsi="Consolas"/>
        </w:rPr>
        <w:t>1</w:t>
      </w:r>
      <w:r w:rsidRPr="007B65AC">
        <w:rPr>
          <w:rFonts w:ascii="Consolas" w:hAnsi="Consolas"/>
        </w:rPr>
        <w:t>P</w:t>
      </w:r>
      <w:r>
        <w:rPr>
          <w:rFonts w:ascii="Consolas" w:hAnsi="Consolas"/>
        </w:rPr>
        <w:t>0</w:t>
      </w:r>
      <w:r w:rsidRPr="007B65AC">
        <w:rPr>
          <w:rFonts w:ascii="Consolas" w:hAnsi="Consolas"/>
        </w:rPr>
        <w:t>)/</w:t>
      </w:r>
      <w:r>
        <w:rPr>
          <w:rFonts w:ascii="Consolas" w:hAnsi="Consolas"/>
        </w:rPr>
        <w:t xml:space="preserve"> </w:t>
      </w:r>
      <w:r w:rsidRPr="007B65AC">
        <w:rPr>
          <w:rFonts w:ascii="Consolas" w:hAnsi="Consolas"/>
        </w:rPr>
        <w:t>PMIC_BUCK</w:t>
      </w:r>
      <w:r>
        <w:rPr>
          <w:rFonts w:ascii="Consolas" w:hAnsi="Consolas"/>
        </w:rPr>
        <w:t>_F Off</w:t>
      </w:r>
      <w:r w:rsidRPr="007B65AC">
        <w:rPr>
          <w:rFonts w:ascii="Consolas" w:hAnsi="Consolas"/>
        </w:rPr>
        <w:t xml:space="preserve"> (GB_0P8)/</w:t>
      </w:r>
      <w:r>
        <w:rPr>
          <w:rFonts w:ascii="Consolas" w:hAnsi="Consolas"/>
        </w:rPr>
        <w:t xml:space="preserve"> </w:t>
      </w:r>
      <w:r w:rsidRPr="007B65AC">
        <w:rPr>
          <w:rFonts w:ascii="Consolas" w:hAnsi="Consolas"/>
        </w:rPr>
        <w:t>PMIC_BUCK</w:t>
      </w:r>
      <w:r>
        <w:rPr>
          <w:rFonts w:ascii="Consolas" w:hAnsi="Consolas"/>
        </w:rPr>
        <w:t>_H Off</w:t>
      </w:r>
      <w:r w:rsidRPr="007B65AC">
        <w:rPr>
          <w:rFonts w:ascii="Consolas" w:hAnsi="Consolas"/>
        </w:rPr>
        <w:t xml:space="preserve"> (CPU_0P</w:t>
      </w:r>
      <w:r>
        <w:rPr>
          <w:rFonts w:ascii="Consolas" w:hAnsi="Consolas"/>
        </w:rPr>
        <w:t>9</w:t>
      </w:r>
    </w:p>
    <w:p w14:paraId="7DE4C736" w14:textId="3F3B9E2C" w:rsidR="00D72AFB" w:rsidRPr="007B65AC" w:rsidRDefault="00D72AFB" w:rsidP="00D72AFB">
      <w:pPr>
        <w:pStyle w:val="TCC20"/>
        <w:rPr>
          <w:rFonts w:ascii="Consolas" w:hAnsi="Consolas" w:cs="Tahoma"/>
        </w:rPr>
      </w:pPr>
      <w:r w:rsidRPr="007B65AC">
        <w:rPr>
          <w:rFonts w:ascii="Consolas" w:hAnsi="Consolas" w:cs="Tahoma"/>
        </w:rPr>
        <w:t>PMIC</w:t>
      </w:r>
      <w:r>
        <w:rPr>
          <w:rFonts w:ascii="Consolas" w:hAnsi="Consolas" w:cs="Tahoma"/>
        </w:rPr>
        <w:t>_</w:t>
      </w:r>
      <w:r w:rsidRPr="007B65AC">
        <w:rPr>
          <w:rFonts w:ascii="Consolas" w:hAnsi="Consolas" w:cs="Tahoma"/>
        </w:rPr>
        <w:t>BUCK</w:t>
      </w:r>
      <w:r>
        <w:rPr>
          <w:rFonts w:ascii="Consolas" w:hAnsi="Consolas" w:cs="Tahoma"/>
        </w:rPr>
        <w:t>_E</w:t>
      </w:r>
      <w:r w:rsidRPr="007B65AC">
        <w:rPr>
          <w:rFonts w:ascii="Consolas" w:hAnsi="Consolas" w:cs="Tahoma"/>
        </w:rPr>
        <w:t xml:space="preserve"> O</w:t>
      </w:r>
      <w:r>
        <w:rPr>
          <w:rFonts w:ascii="Consolas" w:hAnsi="Consolas" w:cs="Tahoma"/>
        </w:rPr>
        <w:t>ff</w:t>
      </w:r>
      <w:r w:rsidRPr="007B65AC">
        <w:rPr>
          <w:rFonts w:ascii="Consolas" w:hAnsi="Consolas" w:cs="Tahoma"/>
        </w:rPr>
        <w:t xml:space="preserve"> (CORE_0P8)</w:t>
      </w:r>
    </w:p>
    <w:p w14:paraId="17351042" w14:textId="3EABFF96" w:rsidR="0059724A" w:rsidRPr="00B4059D" w:rsidRDefault="0059724A" w:rsidP="00B4059D">
      <w:pPr>
        <w:pStyle w:val="TCC20"/>
        <w:rPr>
          <w:rFonts w:ascii="Consolas" w:hAnsi="Consolas" w:cs="Tahoma"/>
        </w:rPr>
      </w:pPr>
      <w:r w:rsidRPr="009E31F2">
        <w:rPr>
          <w:rFonts w:ascii="Consolas" w:hAnsi="Consolas" w:cs="Tahoma"/>
        </w:rPr>
        <w:t xml:space="preserve">HVBUCKEN </w:t>
      </w:r>
      <w:r w:rsidRPr="007B65AC">
        <w:t>is logically low</w:t>
      </w:r>
      <w:r w:rsidRPr="009E31F2">
        <w:rPr>
          <w:rFonts w:ascii="Consolas" w:hAnsi="Consolas" w:cs="Tahoma"/>
        </w:rPr>
        <w:t>.</w:t>
      </w:r>
    </w:p>
    <w:p w14:paraId="69BD7D08" w14:textId="77777777" w:rsidR="0059724A" w:rsidRDefault="0059724A" w:rsidP="0059724A">
      <w:pPr>
        <w:pStyle w:val="TCC31"/>
        <w:numPr>
          <w:ilvl w:val="0"/>
          <w:numId w:val="0"/>
        </w:numPr>
        <w:ind w:left="1213"/>
        <w:rPr>
          <w:kern w:val="0"/>
        </w:rPr>
      </w:pPr>
    </w:p>
    <w:p w14:paraId="25727992" w14:textId="20EA67BA" w:rsidR="0059724A" w:rsidRDefault="0092573C" w:rsidP="00B4059D">
      <w:pPr>
        <w:pStyle w:val="TCC31"/>
        <w:numPr>
          <w:ilvl w:val="0"/>
          <w:numId w:val="0"/>
        </w:numPr>
        <w:jc w:val="center"/>
        <w:rPr>
          <w:kern w:val="0"/>
        </w:rPr>
      </w:pPr>
      <w:r w:rsidRPr="0092573C">
        <w:rPr>
          <w:noProof/>
          <w:kern w:val="0"/>
        </w:rPr>
        <w:drawing>
          <wp:inline distT="0" distB="0" distL="0" distR="0" wp14:anchorId="5B9A0DDB" wp14:editId="14303097">
            <wp:extent cx="5611008" cy="5687219"/>
            <wp:effectExtent l="0" t="0" r="8890" b="889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pic:cNvPicPr/>
                  </pic:nvPicPr>
                  <pic:blipFill>
                    <a:blip r:embed="rId31"/>
                    <a:stretch>
                      <a:fillRect/>
                    </a:stretch>
                  </pic:blipFill>
                  <pic:spPr>
                    <a:xfrm>
                      <a:off x="0" y="0"/>
                      <a:ext cx="5611008" cy="5687219"/>
                    </a:xfrm>
                    <a:prstGeom prst="rect">
                      <a:avLst/>
                    </a:prstGeom>
                  </pic:spPr>
                </pic:pic>
              </a:graphicData>
            </a:graphic>
          </wp:inline>
        </w:drawing>
      </w:r>
    </w:p>
    <w:p w14:paraId="1B64AFFC" w14:textId="0C3FA878" w:rsidR="00C5050B" w:rsidRPr="00B4059D" w:rsidRDefault="00BF740B" w:rsidP="000A5E82">
      <w:pPr>
        <w:pStyle w:val="TCC6"/>
      </w:pPr>
      <w:bookmarkStart w:id="203" w:name="_Toc153784614"/>
      <w:bookmarkStart w:id="204" w:name="_Toc193256473"/>
      <w:r>
        <w:t xml:space="preserve">Figure </w:t>
      </w:r>
      <w:fldSimple w:instr=" STYLEREF 1 \s ">
        <w:r w:rsidR="004B7136">
          <w:rPr>
            <w:noProof/>
          </w:rPr>
          <w:t>2</w:t>
        </w:r>
      </w:fldSimple>
      <w:r>
        <w:t>.</w:t>
      </w:r>
      <w:fldSimple w:instr=" SEQ Figure \* ARABIC \s 1 ">
        <w:r w:rsidR="004B7136">
          <w:rPr>
            <w:noProof/>
          </w:rPr>
          <w:t>7</w:t>
        </w:r>
      </w:fldSimple>
      <w:r>
        <w:t xml:space="preserve"> </w:t>
      </w:r>
      <w:r w:rsidR="0059724A">
        <w:rPr>
          <w:rFonts w:hint="eastAsia"/>
        </w:rPr>
        <w:t>Power</w:t>
      </w:r>
      <w:r w:rsidR="0059724A">
        <w:t xml:space="preserve"> off</w:t>
      </w:r>
      <w:r w:rsidR="0059724A">
        <w:rPr>
          <w:rFonts w:hint="eastAsia"/>
        </w:rPr>
        <w:t xml:space="preserve"> Sequence Flow</w:t>
      </w:r>
      <w:r w:rsidR="0059724A">
        <w:t>c</w:t>
      </w:r>
      <w:r w:rsidR="0059724A">
        <w:rPr>
          <w:rFonts w:hint="eastAsia"/>
        </w:rPr>
        <w:t xml:space="preserve">hart of </w:t>
      </w:r>
      <w:bookmarkEnd w:id="203"/>
      <w:r w:rsidR="009E31F2">
        <w:rPr>
          <w:rFonts w:hint="eastAsia"/>
        </w:rPr>
        <w:t>PMIC</w:t>
      </w:r>
      <w:r w:rsidR="009E31F2">
        <w:t xml:space="preserve"> and External LDO</w:t>
      </w:r>
      <w:bookmarkEnd w:id="204"/>
    </w:p>
    <w:p w14:paraId="4D45003D" w14:textId="77777777" w:rsidR="00801D9C" w:rsidRDefault="00801D9C" w:rsidP="00F55BC7">
      <w:pPr>
        <w:widowControl/>
        <w:autoSpaceDE/>
        <w:autoSpaceDN/>
        <w:jc w:val="left"/>
        <w:rPr>
          <w:rFonts w:ascii="Consolas" w:hAnsi="Consolas"/>
          <w:color w:val="FF0000"/>
        </w:rPr>
      </w:pPr>
    </w:p>
    <w:p w14:paraId="3506A9E3" w14:textId="5BD236A1" w:rsidR="00FF3861" w:rsidRDefault="00B45595" w:rsidP="00F55BC7">
      <w:pPr>
        <w:widowControl/>
        <w:autoSpaceDE/>
        <w:autoSpaceDN/>
        <w:jc w:val="left"/>
      </w:pPr>
      <w:r w:rsidRPr="00CA1812">
        <w:rPr>
          <w:rFonts w:ascii="Consolas" w:hAnsi="Consolas"/>
          <w:color w:val="FF0000"/>
        </w:rPr>
        <w:t>*</w:t>
      </w:r>
      <w:r w:rsidRPr="00243834">
        <w:rPr>
          <w:b/>
        </w:rPr>
        <w:t>Note:</w:t>
      </w:r>
      <w:r w:rsidRPr="00243834">
        <w:t xml:space="preserve"> </w:t>
      </w:r>
      <w:r w:rsidR="00FE631E" w:rsidRPr="00FE631E">
        <w:rPr>
          <w:bCs/>
        </w:rPr>
        <w:t>I</w:t>
      </w:r>
      <w:r w:rsidR="00494DBC">
        <w:rPr>
          <w:bCs/>
        </w:rPr>
        <w:t>n case</w:t>
      </w:r>
      <w:r w:rsidR="00FE631E" w:rsidRPr="00FE631E">
        <w:rPr>
          <w:bCs/>
        </w:rPr>
        <w:t xml:space="preserve"> us</w:t>
      </w:r>
      <w:r w:rsidR="00FE631E">
        <w:rPr>
          <w:bCs/>
        </w:rPr>
        <w:t>e</w:t>
      </w:r>
      <w:r w:rsidR="00FE631E" w:rsidRPr="00FE631E">
        <w:rPr>
          <w:bCs/>
        </w:rPr>
        <w:t xml:space="preserve"> LPDDR4</w:t>
      </w:r>
    </w:p>
    <w:p w14:paraId="0B5F3FAB" w14:textId="77777777" w:rsidR="00FF3861" w:rsidRDefault="00FF3861">
      <w:pPr>
        <w:widowControl/>
        <w:autoSpaceDE/>
        <w:autoSpaceDN/>
        <w:jc w:val="left"/>
      </w:pPr>
      <w:r>
        <w:br w:type="page"/>
      </w:r>
    </w:p>
    <w:p w14:paraId="518E7EED" w14:textId="77777777" w:rsidR="002202D6" w:rsidRDefault="002202D6" w:rsidP="002202D6">
      <w:pPr>
        <w:pStyle w:val="21"/>
      </w:pPr>
      <w:bookmarkStart w:id="205" w:name="_Toc192665408"/>
      <w:bookmarkStart w:id="206" w:name="_Toc192667672"/>
      <w:bookmarkStart w:id="207" w:name="_Toc192665409"/>
      <w:bookmarkStart w:id="208" w:name="_Toc192667673"/>
      <w:bookmarkStart w:id="209" w:name="_Toc192665410"/>
      <w:bookmarkStart w:id="210" w:name="_Toc192667674"/>
      <w:bookmarkStart w:id="211" w:name="_Toc192665411"/>
      <w:bookmarkStart w:id="212" w:name="_Toc192667675"/>
      <w:bookmarkStart w:id="213" w:name="_Toc192665427"/>
      <w:bookmarkStart w:id="214" w:name="_Toc192667691"/>
      <w:bookmarkStart w:id="215" w:name="_Toc192665428"/>
      <w:bookmarkStart w:id="216" w:name="_Toc192667692"/>
      <w:bookmarkStart w:id="217" w:name="_Toc192665429"/>
      <w:bookmarkStart w:id="218" w:name="_Toc192667693"/>
      <w:bookmarkStart w:id="219" w:name="_Toc192665430"/>
      <w:bookmarkStart w:id="220" w:name="_Toc192667694"/>
      <w:bookmarkStart w:id="221" w:name="_Toc192665431"/>
      <w:bookmarkStart w:id="222" w:name="_Toc192667695"/>
      <w:bookmarkStart w:id="223" w:name="_Toc192665432"/>
      <w:bookmarkStart w:id="224" w:name="_Toc192667696"/>
      <w:bookmarkStart w:id="225" w:name="_Toc192665433"/>
      <w:bookmarkStart w:id="226" w:name="_Toc192667697"/>
      <w:bookmarkStart w:id="227" w:name="_Toc192665434"/>
      <w:bookmarkStart w:id="228" w:name="_Toc192667698"/>
      <w:bookmarkStart w:id="229" w:name="_Toc192665435"/>
      <w:bookmarkStart w:id="230" w:name="_Toc192667699"/>
      <w:bookmarkStart w:id="231" w:name="_Toc192665481"/>
      <w:bookmarkStart w:id="232" w:name="_Toc192667745"/>
      <w:bookmarkStart w:id="233" w:name="_Toc192665482"/>
      <w:bookmarkStart w:id="234" w:name="_Toc192667746"/>
      <w:bookmarkStart w:id="235" w:name="_Toc192665483"/>
      <w:bookmarkStart w:id="236" w:name="_Toc192667747"/>
      <w:bookmarkStart w:id="237" w:name="_Toc192665484"/>
      <w:bookmarkStart w:id="238" w:name="_Toc192667748"/>
      <w:bookmarkStart w:id="239" w:name="_Toc192665485"/>
      <w:bookmarkStart w:id="240" w:name="_Toc192667749"/>
      <w:bookmarkStart w:id="241" w:name="_Toc192665486"/>
      <w:bookmarkStart w:id="242" w:name="_Toc192667750"/>
      <w:bookmarkStart w:id="243" w:name="_Toc192665487"/>
      <w:bookmarkStart w:id="244" w:name="_Toc192667751"/>
      <w:bookmarkStart w:id="245" w:name="_Toc192665488"/>
      <w:bookmarkStart w:id="246" w:name="_Toc192667752"/>
      <w:bookmarkStart w:id="247" w:name="_Toc192665489"/>
      <w:bookmarkStart w:id="248" w:name="_Toc192667753"/>
      <w:bookmarkStart w:id="249" w:name="_Toc192665490"/>
      <w:bookmarkStart w:id="250" w:name="_Toc192667754"/>
      <w:bookmarkStart w:id="251" w:name="_Toc192665491"/>
      <w:bookmarkStart w:id="252" w:name="_Toc192667755"/>
      <w:bookmarkStart w:id="253" w:name="_Toc192665537"/>
      <w:bookmarkStart w:id="254" w:name="_Toc192667801"/>
      <w:bookmarkStart w:id="255" w:name="_Toc192665538"/>
      <w:bookmarkStart w:id="256" w:name="_Toc192667802"/>
      <w:bookmarkStart w:id="257" w:name="_Toc192665539"/>
      <w:bookmarkStart w:id="258" w:name="_Toc192667803"/>
      <w:bookmarkStart w:id="259" w:name="_Toc192665540"/>
      <w:bookmarkStart w:id="260" w:name="_Toc192667804"/>
      <w:bookmarkStart w:id="261" w:name="_Toc192665541"/>
      <w:bookmarkStart w:id="262" w:name="_Toc192667805"/>
      <w:bookmarkStart w:id="263" w:name="_Toc192665542"/>
      <w:bookmarkStart w:id="264" w:name="_Toc192667806"/>
      <w:bookmarkStart w:id="265" w:name="_Toc192665543"/>
      <w:bookmarkStart w:id="266" w:name="_Toc192667807"/>
      <w:bookmarkStart w:id="267" w:name="_Toc192665544"/>
      <w:bookmarkStart w:id="268" w:name="_Toc192667808"/>
      <w:bookmarkStart w:id="269" w:name="_Toc192665545"/>
      <w:bookmarkStart w:id="270" w:name="_Toc192667809"/>
      <w:bookmarkStart w:id="271" w:name="_Toc192665546"/>
      <w:bookmarkStart w:id="272" w:name="_Toc192667810"/>
      <w:bookmarkStart w:id="273" w:name="_Toc192665547"/>
      <w:bookmarkStart w:id="274" w:name="_Toc192667811"/>
      <w:bookmarkStart w:id="275" w:name="_Toc192665558"/>
      <w:bookmarkStart w:id="276" w:name="_Toc192667822"/>
      <w:bookmarkStart w:id="277" w:name="_Toc192665569"/>
      <w:bookmarkStart w:id="278" w:name="_Toc192667833"/>
      <w:bookmarkStart w:id="279" w:name="_Toc192665570"/>
      <w:bookmarkStart w:id="280" w:name="_Toc192667834"/>
      <w:bookmarkStart w:id="281" w:name="_Toc192665571"/>
      <w:bookmarkStart w:id="282" w:name="_Toc192667835"/>
      <w:bookmarkStart w:id="283" w:name="_Toc168295129"/>
      <w:bookmarkStart w:id="284" w:name="_Toc64900837"/>
      <w:bookmarkStart w:id="285" w:name="_Ref135832544"/>
      <w:bookmarkStart w:id="286" w:name="_Ref135832548"/>
      <w:bookmarkStart w:id="287" w:name="_Ref135832556"/>
      <w:bookmarkStart w:id="288" w:name="_Toc193256546"/>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r>
        <w:rPr>
          <w:rFonts w:hint="eastAsia"/>
        </w:rPr>
        <w:lastRenderedPageBreak/>
        <w:t>Power Rail</w:t>
      </w:r>
      <w:bookmarkEnd w:id="285"/>
      <w:bookmarkEnd w:id="286"/>
      <w:bookmarkEnd w:id="287"/>
      <w:bookmarkEnd w:id="288"/>
    </w:p>
    <w:p w14:paraId="7ABD72C4" w14:textId="0A4BF649" w:rsidR="0018441A" w:rsidRPr="00B4059D" w:rsidRDefault="007163F6" w:rsidP="00B4059D">
      <w:pPr>
        <w:pStyle w:val="a7"/>
      </w:pPr>
      <w:bookmarkStart w:id="289" w:name="_Ref135832588"/>
      <w:bookmarkStart w:id="290" w:name="_Toc193256477"/>
      <w:r>
        <w:t xml:space="preserve">Table </w:t>
      </w:r>
      <w:fldSimple w:instr=" STYLEREF 1 \s ">
        <w:r w:rsidR="004B7136">
          <w:rPr>
            <w:noProof/>
          </w:rPr>
          <w:t>2</w:t>
        </w:r>
      </w:fldSimple>
      <w:r>
        <w:t>.</w:t>
      </w:r>
      <w:fldSimple w:instr=" SEQ Table \* ARABIC \s 1 ">
        <w:r w:rsidR="004B7136">
          <w:rPr>
            <w:noProof/>
          </w:rPr>
          <w:t>3</w:t>
        </w:r>
      </w:fldSimple>
      <w:r>
        <w:t xml:space="preserve"> </w:t>
      </w:r>
      <w:bookmarkEnd w:id="289"/>
      <w:r w:rsidR="002202D6">
        <w:rPr>
          <w:rFonts w:hint="eastAsia"/>
        </w:rPr>
        <w:t>Power Rail of T</w:t>
      </w:r>
      <w:r w:rsidR="00700B11">
        <w:rPr>
          <w:rFonts w:hint="eastAsia"/>
        </w:rPr>
        <w:t>elechips</w:t>
      </w:r>
      <w:r w:rsidR="006057A4">
        <w:rPr>
          <w:rFonts w:hint="eastAsia"/>
        </w:rPr>
        <w:t xml:space="preserve"> PMIC </w:t>
      </w:r>
      <w:r w:rsidR="002202D6">
        <w:rPr>
          <w:rFonts w:hint="eastAsia"/>
        </w:rPr>
        <w:t>P</w:t>
      </w:r>
      <w:r w:rsidR="002202D6">
        <w:t>ower Circuit</w:t>
      </w:r>
      <w:bookmarkEnd w:id="290"/>
    </w:p>
    <w:tbl>
      <w:tblPr>
        <w:tblStyle w:val="TCCff2"/>
        <w:tblW w:w="0" w:type="auto"/>
        <w:tblLayout w:type="fixed"/>
        <w:tblLook w:val="04A0" w:firstRow="1" w:lastRow="0" w:firstColumn="1" w:lastColumn="0" w:noHBand="0" w:noVBand="1"/>
      </w:tblPr>
      <w:tblGrid>
        <w:gridCol w:w="1000"/>
        <w:gridCol w:w="1000"/>
        <w:gridCol w:w="1466"/>
        <w:gridCol w:w="1001"/>
        <w:gridCol w:w="1001"/>
        <w:gridCol w:w="1999"/>
        <w:gridCol w:w="1001"/>
        <w:gridCol w:w="1001"/>
        <w:gridCol w:w="999"/>
      </w:tblGrid>
      <w:tr w:rsidR="0018441A" w:rsidRPr="00D239D9" w14:paraId="1B719583" w14:textId="16EF202D" w:rsidTr="004B7136">
        <w:trPr>
          <w:cnfStyle w:val="100000000000" w:firstRow="1" w:lastRow="0" w:firstColumn="0" w:lastColumn="0" w:oddVBand="0" w:evenVBand="0" w:oddHBand="0" w:evenHBand="0" w:firstRowFirstColumn="0" w:firstRowLastColumn="0" w:lastRowFirstColumn="0" w:lastRowLastColumn="0"/>
          <w:trHeight w:val="432"/>
          <w:tblHeader/>
        </w:trPr>
        <w:tc>
          <w:tcPr>
            <w:cnfStyle w:val="001000000000" w:firstRow="0" w:lastRow="0" w:firstColumn="1" w:lastColumn="0" w:oddVBand="0" w:evenVBand="0" w:oddHBand="0" w:evenHBand="0" w:firstRowFirstColumn="0" w:firstRowLastColumn="0" w:lastRowFirstColumn="0" w:lastRowLastColumn="0"/>
            <w:tcW w:w="5468" w:type="dxa"/>
            <w:gridSpan w:val="5"/>
          </w:tcPr>
          <w:p w14:paraId="50E8CEBA" w14:textId="7D9FAC02" w:rsidR="0018441A" w:rsidRPr="00D239D9" w:rsidRDefault="00B60D6B" w:rsidP="00CA1812">
            <w:pPr>
              <w:jc w:val="center"/>
            </w:pPr>
            <w:ins w:id="291" w:author="박동건 (DG Park)" w:date="2025-03-25T15:49:00Z">
              <w:r>
                <w:rPr>
                  <w:rFonts w:hint="eastAsia"/>
                </w:rPr>
                <w:t>P</w:t>
              </w:r>
              <w:r>
                <w:t>M</w:t>
              </w:r>
            </w:ins>
            <w:ins w:id="292" w:author="박동건 (DG Park)" w:date="2025-03-25T15:50:00Z">
              <w:r>
                <w:t>IC</w:t>
              </w:r>
            </w:ins>
            <w:del w:id="293" w:author="박동건 (DG Park)" w:date="2025-03-25T15:49:00Z">
              <w:r w:rsidR="0018441A" w:rsidRPr="00D239D9" w:rsidDel="00B60D6B">
                <w:rPr>
                  <w:rFonts w:hint="eastAsia"/>
                </w:rPr>
                <w:delText>Dialog</w:delText>
              </w:r>
            </w:del>
            <w:r w:rsidR="0018441A" w:rsidRPr="00D239D9">
              <w:rPr>
                <w:rFonts w:hint="eastAsia"/>
              </w:rPr>
              <w:t xml:space="preserve"> P</w:t>
            </w:r>
            <w:r w:rsidR="0018441A">
              <w:t>ower</w:t>
            </w:r>
            <w:r w:rsidR="0018441A" w:rsidRPr="00D239D9">
              <w:rPr>
                <w:rFonts w:hint="eastAsia"/>
              </w:rPr>
              <w:t xml:space="preserve"> </w:t>
            </w:r>
            <w:r w:rsidR="0018441A">
              <w:t>Circuit</w:t>
            </w:r>
          </w:p>
        </w:tc>
        <w:tc>
          <w:tcPr>
            <w:tcW w:w="5000" w:type="dxa"/>
            <w:gridSpan w:val="4"/>
          </w:tcPr>
          <w:p w14:paraId="6EB2181D" w14:textId="1E559999" w:rsidR="0018441A" w:rsidRPr="00D239D9" w:rsidRDefault="0018441A" w:rsidP="00CA1812">
            <w:pPr>
              <w:jc w:val="center"/>
              <w:cnfStyle w:val="100000000000" w:firstRow="1" w:lastRow="0" w:firstColumn="0" w:lastColumn="0" w:oddVBand="0" w:evenVBand="0" w:oddHBand="0" w:evenHBand="0" w:firstRowFirstColumn="0" w:firstRowLastColumn="0" w:lastRowFirstColumn="0" w:lastRowLastColumn="0"/>
            </w:pPr>
            <w:r>
              <w:rPr>
                <w:rFonts w:hint="eastAsia"/>
              </w:rPr>
              <w:t>T</w:t>
            </w:r>
            <w:r>
              <w:t>CC8050/TCC8053</w:t>
            </w:r>
          </w:p>
        </w:tc>
      </w:tr>
      <w:tr w:rsidR="00AE308A" w:rsidRPr="00243834" w14:paraId="0BFD7C1B" w14:textId="77777777" w:rsidTr="004B71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00" w:type="dxa"/>
          </w:tcPr>
          <w:p w14:paraId="6F817CCE" w14:textId="77777777" w:rsidR="0018441A" w:rsidRPr="00243834" w:rsidRDefault="0018441A" w:rsidP="0018441A">
            <w:pPr>
              <w:jc w:val="center"/>
              <w:rPr>
                <w:rFonts w:eastAsia="Arial Unicode MS" w:cs="Tahoma"/>
                <w:w w:val="80"/>
                <w:sz w:val="16"/>
                <w:szCs w:val="16"/>
              </w:rPr>
            </w:pPr>
            <w:r w:rsidRPr="00243834">
              <w:rPr>
                <w:rFonts w:eastAsia="Arial Unicode MS" w:cs="Tahoma"/>
                <w:w w:val="80"/>
                <w:sz w:val="16"/>
                <w:szCs w:val="16"/>
              </w:rPr>
              <w:t>Power</w:t>
            </w:r>
            <w:r>
              <w:rPr>
                <w:rFonts w:eastAsia="Arial Unicode MS" w:cs="Tahoma" w:hint="eastAsia"/>
                <w:w w:val="80"/>
                <w:sz w:val="16"/>
                <w:szCs w:val="16"/>
              </w:rPr>
              <w:t xml:space="preserve"> on </w:t>
            </w:r>
            <w:r w:rsidRPr="00243834">
              <w:rPr>
                <w:rFonts w:eastAsia="Arial Unicode MS" w:cs="Tahoma"/>
                <w:w w:val="80"/>
                <w:sz w:val="16"/>
                <w:szCs w:val="16"/>
              </w:rPr>
              <w:t>Sequence</w:t>
            </w:r>
          </w:p>
        </w:tc>
        <w:tc>
          <w:tcPr>
            <w:tcW w:w="1000" w:type="dxa"/>
          </w:tcPr>
          <w:p w14:paraId="559DF035" w14:textId="77777777" w:rsidR="0018441A" w:rsidRPr="00243834" w:rsidRDefault="0018441A" w:rsidP="0018441A">
            <w:pPr>
              <w:jc w:val="center"/>
              <w:cnfStyle w:val="100000000000" w:firstRow="1" w:lastRow="0" w:firstColumn="0" w:lastColumn="0" w:oddVBand="0" w:evenVBand="0" w:oddHBand="0" w:evenHBand="0" w:firstRowFirstColumn="0" w:firstRowLastColumn="0" w:lastRowFirstColumn="0" w:lastRowLastColumn="0"/>
              <w:rPr>
                <w:rFonts w:eastAsia="Arial Unicode MS" w:cs="Tahoma"/>
                <w:w w:val="80"/>
                <w:sz w:val="16"/>
                <w:szCs w:val="16"/>
              </w:rPr>
            </w:pPr>
            <w:r w:rsidRPr="00243834">
              <w:rPr>
                <w:rFonts w:eastAsia="Arial Unicode MS" w:cs="Tahoma"/>
                <w:w w:val="80"/>
                <w:sz w:val="16"/>
                <w:szCs w:val="16"/>
              </w:rPr>
              <w:t>Power</w:t>
            </w:r>
            <w:r>
              <w:rPr>
                <w:rFonts w:eastAsia="Arial Unicode MS" w:cs="Tahoma"/>
                <w:w w:val="80"/>
                <w:sz w:val="16"/>
                <w:szCs w:val="16"/>
              </w:rPr>
              <w:t xml:space="preserve"> </w:t>
            </w:r>
            <w:r>
              <w:rPr>
                <w:rFonts w:eastAsia="Arial Unicode MS" w:cs="Tahoma" w:hint="eastAsia"/>
                <w:w w:val="80"/>
                <w:sz w:val="16"/>
                <w:szCs w:val="16"/>
              </w:rPr>
              <w:t xml:space="preserve">off </w:t>
            </w:r>
            <w:r w:rsidRPr="00243834">
              <w:rPr>
                <w:rFonts w:eastAsia="Arial Unicode MS" w:cs="Tahoma"/>
                <w:w w:val="80"/>
                <w:sz w:val="16"/>
                <w:szCs w:val="16"/>
              </w:rPr>
              <w:t>Sequence</w:t>
            </w:r>
          </w:p>
        </w:tc>
        <w:tc>
          <w:tcPr>
            <w:tcW w:w="1466" w:type="dxa"/>
          </w:tcPr>
          <w:p w14:paraId="27150762" w14:textId="77777777" w:rsidR="0018441A" w:rsidRPr="00243834" w:rsidRDefault="0018441A" w:rsidP="0018441A">
            <w:pPr>
              <w:jc w:val="center"/>
              <w:cnfStyle w:val="100000000000" w:firstRow="1" w:lastRow="0" w:firstColumn="0" w:lastColumn="0" w:oddVBand="0" w:evenVBand="0" w:oddHBand="0" w:evenHBand="0" w:firstRowFirstColumn="0" w:firstRowLastColumn="0" w:lastRowFirstColumn="0" w:lastRowLastColumn="0"/>
              <w:rPr>
                <w:rFonts w:eastAsia="Arial Unicode MS" w:cs="Tahoma"/>
                <w:sz w:val="16"/>
                <w:szCs w:val="16"/>
              </w:rPr>
            </w:pPr>
            <w:r w:rsidRPr="00243834">
              <w:rPr>
                <w:rFonts w:eastAsia="Arial Unicode MS" w:cs="Tahoma"/>
                <w:sz w:val="16"/>
                <w:szCs w:val="16"/>
              </w:rPr>
              <w:t>Power</w:t>
            </w:r>
          </w:p>
          <w:p w14:paraId="6CC9042E" w14:textId="77777777" w:rsidR="0018441A" w:rsidRPr="00243834" w:rsidRDefault="0018441A" w:rsidP="0018441A">
            <w:pPr>
              <w:jc w:val="center"/>
              <w:cnfStyle w:val="100000000000" w:firstRow="1" w:lastRow="0" w:firstColumn="0" w:lastColumn="0" w:oddVBand="0" w:evenVBand="0" w:oddHBand="0" w:evenHBand="0" w:firstRowFirstColumn="0" w:firstRowLastColumn="0" w:lastRowFirstColumn="0" w:lastRowLastColumn="0"/>
              <w:rPr>
                <w:rFonts w:eastAsia="Arial Unicode MS" w:cs="Tahoma"/>
                <w:sz w:val="16"/>
                <w:szCs w:val="16"/>
              </w:rPr>
            </w:pPr>
            <w:r w:rsidRPr="00243834">
              <w:rPr>
                <w:rFonts w:eastAsia="Arial Unicode MS" w:cs="Tahoma"/>
                <w:sz w:val="16"/>
                <w:szCs w:val="16"/>
              </w:rPr>
              <w:t>Supply</w:t>
            </w:r>
          </w:p>
        </w:tc>
        <w:tc>
          <w:tcPr>
            <w:tcW w:w="1001" w:type="dxa"/>
          </w:tcPr>
          <w:p w14:paraId="76B240C9" w14:textId="77777777" w:rsidR="0018441A" w:rsidRPr="00243834" w:rsidRDefault="0018441A" w:rsidP="0018441A">
            <w:pPr>
              <w:jc w:val="center"/>
              <w:cnfStyle w:val="100000000000" w:firstRow="1" w:lastRow="0" w:firstColumn="0" w:lastColumn="0" w:oddVBand="0" w:evenVBand="0" w:oddHBand="0" w:evenHBand="0" w:firstRowFirstColumn="0" w:firstRowLastColumn="0" w:lastRowFirstColumn="0" w:lastRowLastColumn="0"/>
              <w:rPr>
                <w:rFonts w:eastAsia="Arial Unicode MS" w:cs="Tahoma"/>
                <w:w w:val="80"/>
                <w:sz w:val="16"/>
                <w:szCs w:val="16"/>
              </w:rPr>
            </w:pPr>
            <w:r w:rsidRPr="00243834">
              <w:rPr>
                <w:rFonts w:eastAsia="Arial Unicode MS" w:cs="Tahoma"/>
                <w:w w:val="80"/>
                <w:sz w:val="16"/>
                <w:szCs w:val="16"/>
              </w:rPr>
              <w:t>Output Voltage</w:t>
            </w:r>
          </w:p>
          <w:p w14:paraId="2F6C4466" w14:textId="77777777" w:rsidR="0018441A" w:rsidRPr="00243834" w:rsidRDefault="0018441A" w:rsidP="0018441A">
            <w:pPr>
              <w:jc w:val="center"/>
              <w:cnfStyle w:val="100000000000" w:firstRow="1" w:lastRow="0" w:firstColumn="0" w:lastColumn="0" w:oddVBand="0" w:evenVBand="0" w:oddHBand="0" w:evenHBand="0" w:firstRowFirstColumn="0" w:firstRowLastColumn="0" w:lastRowFirstColumn="0" w:lastRowLastColumn="0"/>
              <w:rPr>
                <w:rFonts w:eastAsia="Arial Unicode MS" w:cs="Tahoma"/>
                <w:w w:val="80"/>
                <w:sz w:val="16"/>
                <w:szCs w:val="16"/>
              </w:rPr>
            </w:pPr>
            <w:r w:rsidRPr="00243834">
              <w:rPr>
                <w:rFonts w:eastAsia="Arial Unicode MS" w:cs="Tahoma"/>
                <w:w w:val="80"/>
                <w:sz w:val="16"/>
                <w:szCs w:val="16"/>
              </w:rPr>
              <w:t>[V]</w:t>
            </w:r>
          </w:p>
        </w:tc>
        <w:tc>
          <w:tcPr>
            <w:tcW w:w="1001" w:type="dxa"/>
          </w:tcPr>
          <w:p w14:paraId="6788CDC0" w14:textId="77777777" w:rsidR="0018441A" w:rsidRDefault="0018441A" w:rsidP="0018441A">
            <w:pPr>
              <w:jc w:val="center"/>
              <w:cnfStyle w:val="100000000000" w:firstRow="1" w:lastRow="0" w:firstColumn="0" w:lastColumn="0" w:oddVBand="0" w:evenVBand="0" w:oddHBand="0" w:evenHBand="0" w:firstRowFirstColumn="0" w:firstRowLastColumn="0" w:lastRowFirstColumn="0" w:lastRowLastColumn="0"/>
              <w:rPr>
                <w:rFonts w:eastAsia="Arial Unicode MS" w:cs="Tahoma"/>
                <w:w w:val="80"/>
                <w:sz w:val="16"/>
                <w:szCs w:val="16"/>
              </w:rPr>
            </w:pPr>
            <w:r>
              <w:rPr>
                <w:rFonts w:eastAsia="Arial Unicode MS" w:cs="Tahoma" w:hint="eastAsia"/>
                <w:w w:val="80"/>
                <w:sz w:val="16"/>
                <w:szCs w:val="16"/>
              </w:rPr>
              <w:t>Maximum Output Current</w:t>
            </w:r>
          </w:p>
          <w:p w14:paraId="064A30A5" w14:textId="77777777" w:rsidR="0018441A" w:rsidRPr="00243834" w:rsidRDefault="0018441A" w:rsidP="0018441A">
            <w:pPr>
              <w:jc w:val="center"/>
              <w:cnfStyle w:val="100000000000" w:firstRow="1" w:lastRow="0" w:firstColumn="0" w:lastColumn="0" w:oddVBand="0" w:evenVBand="0" w:oddHBand="0" w:evenHBand="0" w:firstRowFirstColumn="0" w:firstRowLastColumn="0" w:lastRowFirstColumn="0" w:lastRowLastColumn="0"/>
              <w:rPr>
                <w:rFonts w:eastAsia="Arial Unicode MS" w:cs="Tahoma"/>
                <w:w w:val="80"/>
                <w:sz w:val="16"/>
                <w:szCs w:val="16"/>
              </w:rPr>
            </w:pPr>
            <w:r w:rsidRPr="00243834">
              <w:rPr>
                <w:rFonts w:eastAsia="Arial Unicode MS" w:cs="Tahoma"/>
                <w:w w:val="80"/>
                <w:sz w:val="16"/>
                <w:szCs w:val="16"/>
              </w:rPr>
              <w:t>[mA]</w:t>
            </w:r>
          </w:p>
        </w:tc>
        <w:tc>
          <w:tcPr>
            <w:tcW w:w="1999" w:type="dxa"/>
          </w:tcPr>
          <w:p w14:paraId="42A8938C" w14:textId="72DCD335" w:rsidR="0018441A" w:rsidRPr="00243834" w:rsidRDefault="0018441A" w:rsidP="0018441A">
            <w:pPr>
              <w:jc w:val="center"/>
              <w:cnfStyle w:val="100000000000" w:firstRow="1" w:lastRow="0" w:firstColumn="0" w:lastColumn="0" w:oddVBand="0" w:evenVBand="0" w:oddHBand="0" w:evenHBand="0" w:firstRowFirstColumn="0" w:firstRowLastColumn="0" w:lastRowFirstColumn="0" w:lastRowLastColumn="0"/>
              <w:rPr>
                <w:rFonts w:eastAsia="Arial Unicode MS" w:cs="Tahoma"/>
                <w:sz w:val="16"/>
                <w:szCs w:val="16"/>
              </w:rPr>
            </w:pPr>
            <w:r w:rsidRPr="00243834">
              <w:rPr>
                <w:rFonts w:eastAsia="Arial Unicode MS" w:cs="Tahoma"/>
                <w:sz w:val="16"/>
                <w:szCs w:val="16"/>
              </w:rPr>
              <w:t>Power Name</w:t>
            </w:r>
          </w:p>
        </w:tc>
        <w:tc>
          <w:tcPr>
            <w:tcW w:w="1001" w:type="dxa"/>
          </w:tcPr>
          <w:p w14:paraId="1C9F7D42" w14:textId="77777777" w:rsidR="0018441A" w:rsidRPr="00243834" w:rsidRDefault="0018441A" w:rsidP="0018441A">
            <w:pPr>
              <w:jc w:val="center"/>
              <w:cnfStyle w:val="100000000000" w:firstRow="1" w:lastRow="0" w:firstColumn="0" w:lastColumn="0" w:oddVBand="0" w:evenVBand="0" w:oddHBand="0" w:evenHBand="0" w:firstRowFirstColumn="0" w:firstRowLastColumn="0" w:lastRowFirstColumn="0" w:lastRowLastColumn="0"/>
              <w:rPr>
                <w:rFonts w:eastAsia="Arial Unicode MS" w:cs="Tahoma"/>
                <w:sz w:val="16"/>
                <w:szCs w:val="16"/>
              </w:rPr>
            </w:pPr>
            <w:r w:rsidRPr="00897484">
              <w:rPr>
                <w:rFonts w:eastAsia="Arial Unicode MS" w:cs="Tahoma"/>
                <w:sz w:val="16"/>
                <w:szCs w:val="16"/>
              </w:rPr>
              <w:t>MIN</w:t>
            </w:r>
          </w:p>
          <w:p w14:paraId="2D95211F" w14:textId="77777777" w:rsidR="0018441A" w:rsidRPr="00243834" w:rsidRDefault="0018441A" w:rsidP="0018441A">
            <w:pPr>
              <w:jc w:val="center"/>
              <w:cnfStyle w:val="100000000000" w:firstRow="1" w:lastRow="0" w:firstColumn="0" w:lastColumn="0" w:oddVBand="0" w:evenVBand="0" w:oddHBand="0" w:evenHBand="0" w:firstRowFirstColumn="0" w:firstRowLastColumn="0" w:lastRowFirstColumn="0" w:lastRowLastColumn="0"/>
              <w:rPr>
                <w:rFonts w:eastAsia="Arial Unicode MS" w:cs="Tahoma"/>
                <w:sz w:val="16"/>
                <w:szCs w:val="16"/>
              </w:rPr>
            </w:pPr>
            <w:r w:rsidRPr="00243834">
              <w:rPr>
                <w:rFonts w:eastAsia="Arial Unicode MS" w:cs="Tahoma"/>
                <w:sz w:val="16"/>
                <w:szCs w:val="16"/>
              </w:rPr>
              <w:t>Voltage</w:t>
            </w:r>
          </w:p>
          <w:p w14:paraId="70E35294" w14:textId="4D247B6D" w:rsidR="0018441A" w:rsidRPr="00243834" w:rsidRDefault="0018441A" w:rsidP="0018441A">
            <w:pPr>
              <w:jc w:val="center"/>
              <w:cnfStyle w:val="100000000000" w:firstRow="1" w:lastRow="0" w:firstColumn="0" w:lastColumn="0" w:oddVBand="0" w:evenVBand="0" w:oddHBand="0" w:evenHBand="0" w:firstRowFirstColumn="0" w:firstRowLastColumn="0" w:lastRowFirstColumn="0" w:lastRowLastColumn="0"/>
              <w:rPr>
                <w:rFonts w:eastAsia="Arial Unicode MS" w:cs="Tahoma"/>
                <w:sz w:val="16"/>
                <w:szCs w:val="16"/>
              </w:rPr>
            </w:pPr>
            <w:r w:rsidRPr="00243834">
              <w:rPr>
                <w:rFonts w:eastAsia="Arial Unicode MS" w:cs="Tahoma"/>
                <w:sz w:val="16"/>
                <w:szCs w:val="16"/>
              </w:rPr>
              <w:t>[V]</w:t>
            </w:r>
          </w:p>
        </w:tc>
        <w:tc>
          <w:tcPr>
            <w:tcW w:w="1001" w:type="dxa"/>
          </w:tcPr>
          <w:p w14:paraId="0B9FE449" w14:textId="77777777" w:rsidR="0018441A" w:rsidRPr="00243834" w:rsidRDefault="0018441A" w:rsidP="0018441A">
            <w:pPr>
              <w:jc w:val="center"/>
              <w:cnfStyle w:val="100000000000" w:firstRow="1" w:lastRow="0" w:firstColumn="0" w:lastColumn="0" w:oddVBand="0" w:evenVBand="0" w:oddHBand="0" w:evenHBand="0" w:firstRowFirstColumn="0" w:firstRowLastColumn="0" w:lastRowFirstColumn="0" w:lastRowLastColumn="0"/>
              <w:rPr>
                <w:rFonts w:eastAsia="Arial Unicode MS" w:cs="Tahoma"/>
                <w:sz w:val="16"/>
                <w:szCs w:val="16"/>
              </w:rPr>
            </w:pPr>
            <w:r w:rsidRPr="00897484">
              <w:rPr>
                <w:rFonts w:eastAsia="Arial Unicode MS" w:cs="Tahoma"/>
                <w:sz w:val="16"/>
                <w:szCs w:val="16"/>
              </w:rPr>
              <w:t>TYP</w:t>
            </w:r>
          </w:p>
          <w:p w14:paraId="10057646" w14:textId="77777777" w:rsidR="0018441A" w:rsidRPr="00243834" w:rsidRDefault="0018441A" w:rsidP="0018441A">
            <w:pPr>
              <w:jc w:val="center"/>
              <w:cnfStyle w:val="100000000000" w:firstRow="1" w:lastRow="0" w:firstColumn="0" w:lastColumn="0" w:oddVBand="0" w:evenVBand="0" w:oddHBand="0" w:evenHBand="0" w:firstRowFirstColumn="0" w:firstRowLastColumn="0" w:lastRowFirstColumn="0" w:lastRowLastColumn="0"/>
              <w:rPr>
                <w:rFonts w:eastAsia="Arial Unicode MS" w:cs="Tahoma"/>
                <w:sz w:val="16"/>
                <w:szCs w:val="16"/>
              </w:rPr>
            </w:pPr>
            <w:r w:rsidRPr="00243834">
              <w:rPr>
                <w:rFonts w:eastAsia="Arial Unicode MS" w:cs="Tahoma"/>
                <w:sz w:val="16"/>
                <w:szCs w:val="16"/>
              </w:rPr>
              <w:t>Voltage</w:t>
            </w:r>
          </w:p>
          <w:p w14:paraId="26F19014" w14:textId="3C972649" w:rsidR="0018441A" w:rsidRPr="00243834" w:rsidRDefault="0018441A" w:rsidP="0018441A">
            <w:pPr>
              <w:jc w:val="center"/>
              <w:cnfStyle w:val="100000000000" w:firstRow="1" w:lastRow="0" w:firstColumn="0" w:lastColumn="0" w:oddVBand="0" w:evenVBand="0" w:oddHBand="0" w:evenHBand="0" w:firstRowFirstColumn="0" w:firstRowLastColumn="0" w:lastRowFirstColumn="0" w:lastRowLastColumn="0"/>
              <w:rPr>
                <w:rFonts w:eastAsia="Arial Unicode MS" w:cs="Tahoma"/>
                <w:sz w:val="16"/>
                <w:szCs w:val="16"/>
              </w:rPr>
            </w:pPr>
            <w:r w:rsidRPr="00243834">
              <w:rPr>
                <w:rFonts w:eastAsia="Arial Unicode MS" w:cs="Tahoma"/>
                <w:sz w:val="16"/>
                <w:szCs w:val="16"/>
              </w:rPr>
              <w:t>[V]</w:t>
            </w:r>
          </w:p>
        </w:tc>
        <w:tc>
          <w:tcPr>
            <w:tcW w:w="999" w:type="dxa"/>
          </w:tcPr>
          <w:p w14:paraId="0DA4839B" w14:textId="77777777" w:rsidR="0018441A" w:rsidRPr="00243834" w:rsidRDefault="0018441A" w:rsidP="0018441A">
            <w:pPr>
              <w:jc w:val="center"/>
              <w:cnfStyle w:val="100000000000" w:firstRow="1" w:lastRow="0" w:firstColumn="0" w:lastColumn="0" w:oddVBand="0" w:evenVBand="0" w:oddHBand="0" w:evenHBand="0" w:firstRowFirstColumn="0" w:firstRowLastColumn="0" w:lastRowFirstColumn="0" w:lastRowLastColumn="0"/>
              <w:rPr>
                <w:rFonts w:eastAsia="Arial Unicode MS" w:cs="Tahoma"/>
                <w:sz w:val="16"/>
                <w:szCs w:val="16"/>
              </w:rPr>
            </w:pPr>
            <w:r w:rsidRPr="00897484">
              <w:rPr>
                <w:rFonts w:eastAsia="Arial Unicode MS" w:cs="Tahoma"/>
                <w:sz w:val="16"/>
                <w:szCs w:val="16"/>
              </w:rPr>
              <w:t>MAX</w:t>
            </w:r>
          </w:p>
          <w:p w14:paraId="7B5996EA" w14:textId="77777777" w:rsidR="0018441A" w:rsidRPr="00243834" w:rsidRDefault="0018441A" w:rsidP="0018441A">
            <w:pPr>
              <w:jc w:val="center"/>
              <w:cnfStyle w:val="100000000000" w:firstRow="1" w:lastRow="0" w:firstColumn="0" w:lastColumn="0" w:oddVBand="0" w:evenVBand="0" w:oddHBand="0" w:evenHBand="0" w:firstRowFirstColumn="0" w:firstRowLastColumn="0" w:lastRowFirstColumn="0" w:lastRowLastColumn="0"/>
              <w:rPr>
                <w:rFonts w:eastAsia="Arial Unicode MS" w:cs="Tahoma"/>
                <w:sz w:val="16"/>
                <w:szCs w:val="16"/>
              </w:rPr>
            </w:pPr>
            <w:r w:rsidRPr="00243834">
              <w:rPr>
                <w:rFonts w:eastAsia="Arial Unicode MS" w:cs="Tahoma"/>
                <w:sz w:val="16"/>
                <w:szCs w:val="16"/>
              </w:rPr>
              <w:t>Voltage</w:t>
            </w:r>
          </w:p>
          <w:p w14:paraId="51551182" w14:textId="36FF8565" w:rsidR="0018441A" w:rsidRPr="00243834" w:rsidRDefault="0018441A" w:rsidP="0018441A">
            <w:pPr>
              <w:jc w:val="center"/>
              <w:cnfStyle w:val="100000000000" w:firstRow="1" w:lastRow="0" w:firstColumn="0" w:lastColumn="0" w:oddVBand="0" w:evenVBand="0" w:oddHBand="0" w:evenHBand="0" w:firstRowFirstColumn="0" w:firstRowLastColumn="0" w:lastRowFirstColumn="0" w:lastRowLastColumn="0"/>
              <w:rPr>
                <w:rFonts w:eastAsia="Arial Unicode MS" w:cs="Tahoma"/>
                <w:sz w:val="16"/>
                <w:szCs w:val="16"/>
              </w:rPr>
            </w:pPr>
            <w:r w:rsidRPr="00243834">
              <w:rPr>
                <w:rFonts w:eastAsia="Arial Unicode MS" w:cs="Tahoma"/>
                <w:sz w:val="16"/>
                <w:szCs w:val="16"/>
              </w:rPr>
              <w:t>[V]</w:t>
            </w:r>
          </w:p>
        </w:tc>
      </w:tr>
      <w:tr w:rsidR="00B4059D" w:rsidRPr="004120BA" w14:paraId="30F3620E"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val="restart"/>
          </w:tcPr>
          <w:p w14:paraId="168EC9DD" w14:textId="77777777" w:rsidR="0018441A" w:rsidRPr="004120BA" w:rsidRDefault="0018441A" w:rsidP="0018441A">
            <w:pPr>
              <w:jc w:val="center"/>
              <w:rPr>
                <w:sz w:val="16"/>
                <w:szCs w:val="16"/>
              </w:rPr>
            </w:pPr>
            <w:r w:rsidRPr="004120BA">
              <w:rPr>
                <w:rFonts w:hint="eastAsia"/>
                <w:sz w:val="16"/>
                <w:szCs w:val="16"/>
              </w:rPr>
              <w:t>1</w:t>
            </w:r>
          </w:p>
        </w:tc>
        <w:tc>
          <w:tcPr>
            <w:tcW w:w="1000" w:type="dxa"/>
            <w:vMerge w:val="restart"/>
          </w:tcPr>
          <w:p w14:paraId="7EE2E3A5"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r w:rsidRPr="004120BA">
              <w:rPr>
                <w:rFonts w:hint="eastAsia"/>
                <w:sz w:val="16"/>
                <w:szCs w:val="16"/>
              </w:rPr>
              <w:t>5</w:t>
            </w:r>
          </w:p>
        </w:tc>
        <w:tc>
          <w:tcPr>
            <w:tcW w:w="1466" w:type="dxa"/>
            <w:vMerge w:val="restart"/>
          </w:tcPr>
          <w:p w14:paraId="61443244" w14:textId="54EDF843"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PMIC_BUCK_E</w:t>
            </w:r>
          </w:p>
          <w:p w14:paraId="10494854"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r w:rsidRPr="004120BA">
              <w:rPr>
                <w:rFonts w:hint="eastAsia"/>
                <w:sz w:val="16"/>
                <w:szCs w:val="16"/>
              </w:rPr>
              <w:t>(CORE_0P8)</w:t>
            </w:r>
          </w:p>
        </w:tc>
        <w:tc>
          <w:tcPr>
            <w:tcW w:w="1001" w:type="dxa"/>
            <w:vMerge w:val="restart"/>
          </w:tcPr>
          <w:p w14:paraId="66686806"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r w:rsidRPr="004120BA">
              <w:rPr>
                <w:rFonts w:hint="eastAsia"/>
                <w:sz w:val="16"/>
                <w:szCs w:val="16"/>
              </w:rPr>
              <w:t>0.8</w:t>
            </w:r>
          </w:p>
        </w:tc>
        <w:tc>
          <w:tcPr>
            <w:tcW w:w="1001" w:type="dxa"/>
            <w:vMerge w:val="restart"/>
          </w:tcPr>
          <w:p w14:paraId="4E6BA025" w14:textId="029B4445" w:rsidR="0018441A" w:rsidRDefault="00E2366E" w:rsidP="0018441A">
            <w:pPr>
              <w:jc w:val="center"/>
              <w:cnfStyle w:val="000000100000" w:firstRow="0" w:lastRow="0" w:firstColumn="0" w:lastColumn="0" w:oddVBand="0" w:evenVBand="0" w:oddHBand="1" w:evenHBand="0" w:firstRowFirstColumn="0" w:firstRowLastColumn="0" w:lastRowFirstColumn="0" w:lastRowLastColumn="0"/>
              <w:rPr>
                <w:rFonts w:cs="바탕"/>
                <w:b/>
                <w:bCs/>
                <w:color w:val="255B98"/>
                <w:sz w:val="16"/>
                <w:szCs w:val="16"/>
              </w:rPr>
            </w:pPr>
            <w:r>
              <w:rPr>
                <w:sz w:val="16"/>
                <w:szCs w:val="16"/>
              </w:rPr>
              <w:t>4000</w:t>
            </w:r>
          </w:p>
        </w:tc>
        <w:tc>
          <w:tcPr>
            <w:tcW w:w="1999" w:type="dxa"/>
          </w:tcPr>
          <w:p w14:paraId="72C39F98" w14:textId="03AD4D3C"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VDD08D_CORE</w:t>
            </w:r>
          </w:p>
        </w:tc>
        <w:tc>
          <w:tcPr>
            <w:tcW w:w="1001" w:type="dxa"/>
          </w:tcPr>
          <w:p w14:paraId="4F9945B6" w14:textId="2A78AC99"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0.76</w:t>
            </w:r>
          </w:p>
        </w:tc>
        <w:tc>
          <w:tcPr>
            <w:tcW w:w="1001" w:type="dxa"/>
          </w:tcPr>
          <w:p w14:paraId="21C9C799" w14:textId="72822D17"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0.8</w:t>
            </w:r>
          </w:p>
        </w:tc>
        <w:tc>
          <w:tcPr>
            <w:tcW w:w="999" w:type="dxa"/>
          </w:tcPr>
          <w:p w14:paraId="1A143FBD" w14:textId="0708BE73"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0.84</w:t>
            </w:r>
          </w:p>
        </w:tc>
      </w:tr>
      <w:tr w:rsidR="00B4059D" w:rsidRPr="004120BA" w14:paraId="3F668E05"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04059279" w14:textId="77777777" w:rsidR="0018441A" w:rsidRPr="004120BA" w:rsidRDefault="0018441A" w:rsidP="0018441A">
            <w:pPr>
              <w:jc w:val="center"/>
              <w:rPr>
                <w:sz w:val="16"/>
                <w:szCs w:val="16"/>
              </w:rPr>
            </w:pPr>
          </w:p>
        </w:tc>
        <w:tc>
          <w:tcPr>
            <w:tcW w:w="1000" w:type="dxa"/>
            <w:vMerge/>
          </w:tcPr>
          <w:p w14:paraId="64D0E833"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3D68C7DE"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77C8533B"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5B2DF87E"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6EE36B84" w14:textId="757EF540"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VDD08A_DPLL</w:t>
            </w:r>
          </w:p>
        </w:tc>
        <w:tc>
          <w:tcPr>
            <w:tcW w:w="1001" w:type="dxa"/>
          </w:tcPr>
          <w:p w14:paraId="0F8D19D8" w14:textId="2293904A"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0.76</w:t>
            </w:r>
          </w:p>
        </w:tc>
        <w:tc>
          <w:tcPr>
            <w:tcW w:w="1001" w:type="dxa"/>
          </w:tcPr>
          <w:p w14:paraId="3DF336EF" w14:textId="12131A10"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0.8</w:t>
            </w:r>
          </w:p>
        </w:tc>
        <w:tc>
          <w:tcPr>
            <w:tcW w:w="999" w:type="dxa"/>
          </w:tcPr>
          <w:p w14:paraId="0061F191" w14:textId="01DB8D9D"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0.84</w:t>
            </w:r>
          </w:p>
        </w:tc>
      </w:tr>
      <w:tr w:rsidR="00B4059D" w:rsidRPr="004120BA" w14:paraId="59567875"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5C6322EB" w14:textId="77777777" w:rsidR="0018441A" w:rsidRPr="004120BA" w:rsidRDefault="0018441A" w:rsidP="0018441A">
            <w:pPr>
              <w:jc w:val="center"/>
              <w:rPr>
                <w:sz w:val="16"/>
                <w:szCs w:val="16"/>
              </w:rPr>
            </w:pPr>
          </w:p>
        </w:tc>
        <w:tc>
          <w:tcPr>
            <w:tcW w:w="1000" w:type="dxa"/>
            <w:vMerge/>
          </w:tcPr>
          <w:p w14:paraId="623F67B0"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3579AE5E"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1823276A"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17ABCA21"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1AF80C38" w14:textId="5ED4838B"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VDD08A_PLL_GB</w:t>
            </w:r>
          </w:p>
        </w:tc>
        <w:tc>
          <w:tcPr>
            <w:tcW w:w="1001" w:type="dxa"/>
          </w:tcPr>
          <w:p w14:paraId="3311C690" w14:textId="19C75E97"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0.76</w:t>
            </w:r>
          </w:p>
        </w:tc>
        <w:tc>
          <w:tcPr>
            <w:tcW w:w="1001" w:type="dxa"/>
          </w:tcPr>
          <w:p w14:paraId="31C3D4DA" w14:textId="10849156"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0.8</w:t>
            </w:r>
          </w:p>
        </w:tc>
        <w:tc>
          <w:tcPr>
            <w:tcW w:w="999" w:type="dxa"/>
          </w:tcPr>
          <w:p w14:paraId="7F11E973" w14:textId="48C858D9"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0.84</w:t>
            </w:r>
          </w:p>
        </w:tc>
      </w:tr>
      <w:tr w:rsidR="00B4059D" w:rsidRPr="004120BA" w14:paraId="6BEE391E"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65580056" w14:textId="77777777" w:rsidR="0018441A" w:rsidRPr="004120BA" w:rsidRDefault="0018441A" w:rsidP="0018441A">
            <w:pPr>
              <w:jc w:val="center"/>
              <w:rPr>
                <w:sz w:val="16"/>
                <w:szCs w:val="16"/>
              </w:rPr>
            </w:pPr>
          </w:p>
        </w:tc>
        <w:tc>
          <w:tcPr>
            <w:tcW w:w="1000" w:type="dxa"/>
            <w:vMerge/>
          </w:tcPr>
          <w:p w14:paraId="7C11C94B"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51642B38"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0ADAEF9E"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0C2745EF"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58E50288" w14:textId="4905570C"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VDD08A_PLL_VB</w:t>
            </w:r>
          </w:p>
        </w:tc>
        <w:tc>
          <w:tcPr>
            <w:tcW w:w="1001" w:type="dxa"/>
          </w:tcPr>
          <w:p w14:paraId="01EED9AB" w14:textId="6CE93582"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0.76</w:t>
            </w:r>
          </w:p>
        </w:tc>
        <w:tc>
          <w:tcPr>
            <w:tcW w:w="1001" w:type="dxa"/>
          </w:tcPr>
          <w:p w14:paraId="0F9504B1" w14:textId="49B6A760"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0.8</w:t>
            </w:r>
          </w:p>
        </w:tc>
        <w:tc>
          <w:tcPr>
            <w:tcW w:w="999" w:type="dxa"/>
          </w:tcPr>
          <w:p w14:paraId="449ACAA9" w14:textId="7F3FDE1F"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0.84</w:t>
            </w:r>
          </w:p>
        </w:tc>
      </w:tr>
      <w:tr w:rsidR="00B4059D" w:rsidRPr="004120BA" w14:paraId="61BE43F6"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2D122378" w14:textId="77777777" w:rsidR="0018441A" w:rsidRPr="004120BA" w:rsidRDefault="0018441A" w:rsidP="0018441A">
            <w:pPr>
              <w:jc w:val="center"/>
              <w:rPr>
                <w:sz w:val="16"/>
                <w:szCs w:val="16"/>
              </w:rPr>
            </w:pPr>
          </w:p>
        </w:tc>
        <w:tc>
          <w:tcPr>
            <w:tcW w:w="1000" w:type="dxa"/>
            <w:vMerge/>
          </w:tcPr>
          <w:p w14:paraId="2BE777E7"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69EFB36E"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2BC36CFC"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0338DA37"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43A3077F" w14:textId="503939B5"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VDD08A_NPLL</w:t>
            </w:r>
          </w:p>
        </w:tc>
        <w:tc>
          <w:tcPr>
            <w:tcW w:w="1001" w:type="dxa"/>
          </w:tcPr>
          <w:p w14:paraId="68A6B832" w14:textId="3E67A4B4"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0.76</w:t>
            </w:r>
          </w:p>
        </w:tc>
        <w:tc>
          <w:tcPr>
            <w:tcW w:w="1001" w:type="dxa"/>
          </w:tcPr>
          <w:p w14:paraId="0A86326C" w14:textId="29265FF7"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0.8</w:t>
            </w:r>
          </w:p>
        </w:tc>
        <w:tc>
          <w:tcPr>
            <w:tcW w:w="999" w:type="dxa"/>
          </w:tcPr>
          <w:p w14:paraId="7DCB3CC6" w14:textId="403C40A6"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0.84</w:t>
            </w:r>
          </w:p>
        </w:tc>
      </w:tr>
      <w:tr w:rsidR="00B4059D" w:rsidRPr="004120BA" w14:paraId="52A71468"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5B421FBD" w14:textId="77777777" w:rsidR="0018441A" w:rsidRPr="004120BA" w:rsidRDefault="0018441A" w:rsidP="0018441A">
            <w:pPr>
              <w:jc w:val="center"/>
              <w:rPr>
                <w:sz w:val="16"/>
                <w:szCs w:val="16"/>
              </w:rPr>
            </w:pPr>
          </w:p>
        </w:tc>
        <w:tc>
          <w:tcPr>
            <w:tcW w:w="1000" w:type="dxa"/>
            <w:vMerge/>
          </w:tcPr>
          <w:p w14:paraId="12C87AAB"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30169FE7"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6F013A15"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1D1E1751"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5F7E39D4" w14:textId="628909CD"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VDD08A_PLL_MICOM</w:t>
            </w:r>
          </w:p>
        </w:tc>
        <w:tc>
          <w:tcPr>
            <w:tcW w:w="1001" w:type="dxa"/>
          </w:tcPr>
          <w:p w14:paraId="030AFC54" w14:textId="3E49F416"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0.76</w:t>
            </w:r>
          </w:p>
        </w:tc>
        <w:tc>
          <w:tcPr>
            <w:tcW w:w="1001" w:type="dxa"/>
          </w:tcPr>
          <w:p w14:paraId="60712B32" w14:textId="3625B813"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0.8</w:t>
            </w:r>
          </w:p>
        </w:tc>
        <w:tc>
          <w:tcPr>
            <w:tcW w:w="999" w:type="dxa"/>
          </w:tcPr>
          <w:p w14:paraId="6479BC4E" w14:textId="601380B3"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0.84</w:t>
            </w:r>
          </w:p>
        </w:tc>
      </w:tr>
      <w:tr w:rsidR="00B4059D" w:rsidRPr="004120BA" w14:paraId="1658A518"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6EC6B21F" w14:textId="77777777" w:rsidR="0018441A" w:rsidRPr="004120BA" w:rsidRDefault="0018441A" w:rsidP="0018441A">
            <w:pPr>
              <w:jc w:val="center"/>
              <w:rPr>
                <w:sz w:val="16"/>
                <w:szCs w:val="16"/>
              </w:rPr>
            </w:pPr>
          </w:p>
        </w:tc>
        <w:tc>
          <w:tcPr>
            <w:tcW w:w="1000" w:type="dxa"/>
            <w:vMerge/>
          </w:tcPr>
          <w:p w14:paraId="57AC2F05"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0394B20E"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7A7F7163"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062DECE9"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4F1FFB07" w14:textId="673D3E06"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VDD08A_PLL_CA72</w:t>
            </w:r>
          </w:p>
        </w:tc>
        <w:tc>
          <w:tcPr>
            <w:tcW w:w="1001" w:type="dxa"/>
          </w:tcPr>
          <w:p w14:paraId="360CD828" w14:textId="338154B5"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0.76</w:t>
            </w:r>
          </w:p>
        </w:tc>
        <w:tc>
          <w:tcPr>
            <w:tcW w:w="1001" w:type="dxa"/>
          </w:tcPr>
          <w:p w14:paraId="5395F674" w14:textId="039B6625"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0.8</w:t>
            </w:r>
          </w:p>
        </w:tc>
        <w:tc>
          <w:tcPr>
            <w:tcW w:w="999" w:type="dxa"/>
          </w:tcPr>
          <w:p w14:paraId="232A1C5C" w14:textId="7BAA4A5E"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0.84</w:t>
            </w:r>
          </w:p>
        </w:tc>
      </w:tr>
      <w:tr w:rsidR="00B4059D" w:rsidRPr="004120BA" w14:paraId="0DA68307"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61C2491B" w14:textId="77777777" w:rsidR="0018441A" w:rsidRPr="004120BA" w:rsidRDefault="0018441A" w:rsidP="0018441A">
            <w:pPr>
              <w:jc w:val="center"/>
              <w:rPr>
                <w:sz w:val="16"/>
                <w:szCs w:val="16"/>
              </w:rPr>
            </w:pPr>
          </w:p>
        </w:tc>
        <w:tc>
          <w:tcPr>
            <w:tcW w:w="1000" w:type="dxa"/>
            <w:vMerge/>
          </w:tcPr>
          <w:p w14:paraId="757B8445"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1E8E47C0"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53634DD1"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23AD2631"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7F7250E2" w14:textId="4EF3E970"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VDD08A_PLL_CA53</w:t>
            </w:r>
          </w:p>
        </w:tc>
        <w:tc>
          <w:tcPr>
            <w:tcW w:w="1001" w:type="dxa"/>
          </w:tcPr>
          <w:p w14:paraId="51BEF09B" w14:textId="7E4F6019"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0.76</w:t>
            </w:r>
          </w:p>
        </w:tc>
        <w:tc>
          <w:tcPr>
            <w:tcW w:w="1001" w:type="dxa"/>
          </w:tcPr>
          <w:p w14:paraId="54BBF34D" w14:textId="4626AD4C"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0.8</w:t>
            </w:r>
          </w:p>
        </w:tc>
        <w:tc>
          <w:tcPr>
            <w:tcW w:w="999" w:type="dxa"/>
          </w:tcPr>
          <w:p w14:paraId="7D30E057" w14:textId="54D30D28"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0.84</w:t>
            </w:r>
          </w:p>
        </w:tc>
      </w:tr>
      <w:tr w:rsidR="00B4059D" w:rsidRPr="004120BA" w14:paraId="56DF4B2E"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47FD51D9" w14:textId="77777777" w:rsidR="0018441A" w:rsidRPr="004120BA" w:rsidRDefault="0018441A" w:rsidP="0018441A">
            <w:pPr>
              <w:jc w:val="center"/>
              <w:rPr>
                <w:sz w:val="16"/>
                <w:szCs w:val="16"/>
              </w:rPr>
            </w:pPr>
          </w:p>
        </w:tc>
        <w:tc>
          <w:tcPr>
            <w:tcW w:w="1000" w:type="dxa"/>
            <w:vMerge/>
          </w:tcPr>
          <w:p w14:paraId="5C39D569"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31BD0658"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3BA938B5"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65F15051"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169ECF9B" w14:textId="3FAC9B7C"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VDD08A_PLL_MB</w:t>
            </w:r>
          </w:p>
        </w:tc>
        <w:tc>
          <w:tcPr>
            <w:tcW w:w="1001" w:type="dxa"/>
          </w:tcPr>
          <w:p w14:paraId="0693EAC0" w14:textId="5BD5C9B9"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0.76</w:t>
            </w:r>
          </w:p>
        </w:tc>
        <w:tc>
          <w:tcPr>
            <w:tcW w:w="1001" w:type="dxa"/>
          </w:tcPr>
          <w:p w14:paraId="2A116F75" w14:textId="33A8AAB4"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0.8</w:t>
            </w:r>
          </w:p>
        </w:tc>
        <w:tc>
          <w:tcPr>
            <w:tcW w:w="999" w:type="dxa"/>
          </w:tcPr>
          <w:p w14:paraId="4E2AA4D0" w14:textId="68A995D4"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0.84</w:t>
            </w:r>
          </w:p>
        </w:tc>
      </w:tr>
      <w:tr w:rsidR="00B4059D" w:rsidRPr="004120BA" w14:paraId="7EAA32E5"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4F541274" w14:textId="77777777" w:rsidR="0018441A" w:rsidRPr="004120BA" w:rsidRDefault="0018441A" w:rsidP="0018441A">
            <w:pPr>
              <w:jc w:val="center"/>
              <w:rPr>
                <w:sz w:val="16"/>
                <w:szCs w:val="16"/>
              </w:rPr>
            </w:pPr>
          </w:p>
        </w:tc>
        <w:tc>
          <w:tcPr>
            <w:tcW w:w="1000" w:type="dxa"/>
            <w:vMerge/>
          </w:tcPr>
          <w:p w14:paraId="6754D7CF"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3CE82114"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3049BFED"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1854C1C3"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3EF2304E" w14:textId="4CE5C912"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VDD08A_PLL_PCIE</w:t>
            </w:r>
          </w:p>
        </w:tc>
        <w:tc>
          <w:tcPr>
            <w:tcW w:w="1001" w:type="dxa"/>
          </w:tcPr>
          <w:p w14:paraId="14F89222" w14:textId="265F9653"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0.76</w:t>
            </w:r>
          </w:p>
        </w:tc>
        <w:tc>
          <w:tcPr>
            <w:tcW w:w="1001" w:type="dxa"/>
          </w:tcPr>
          <w:p w14:paraId="2EA64A67" w14:textId="3C16BF60"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0.8</w:t>
            </w:r>
          </w:p>
        </w:tc>
        <w:tc>
          <w:tcPr>
            <w:tcW w:w="999" w:type="dxa"/>
          </w:tcPr>
          <w:p w14:paraId="3A106E76" w14:textId="4FB89BD1"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0.84</w:t>
            </w:r>
          </w:p>
        </w:tc>
      </w:tr>
      <w:tr w:rsidR="00B4059D" w:rsidRPr="004120BA" w14:paraId="4B9AC1C7"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626F856F" w14:textId="77777777" w:rsidR="0018441A" w:rsidRPr="004120BA" w:rsidRDefault="0018441A" w:rsidP="0018441A">
            <w:pPr>
              <w:jc w:val="center"/>
              <w:rPr>
                <w:sz w:val="16"/>
                <w:szCs w:val="16"/>
              </w:rPr>
            </w:pPr>
          </w:p>
        </w:tc>
        <w:tc>
          <w:tcPr>
            <w:tcW w:w="1000" w:type="dxa"/>
            <w:vMerge/>
          </w:tcPr>
          <w:p w14:paraId="6B5ED21B"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2FAF4D65"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7338F1A2"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6A9ABACD"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1F25D823" w14:textId="783E87E0"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VDD08A_PLL_MIPI</w:t>
            </w:r>
          </w:p>
        </w:tc>
        <w:tc>
          <w:tcPr>
            <w:tcW w:w="1001" w:type="dxa"/>
          </w:tcPr>
          <w:p w14:paraId="7F85E2FE" w14:textId="11EF8C3F"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0.76</w:t>
            </w:r>
          </w:p>
        </w:tc>
        <w:tc>
          <w:tcPr>
            <w:tcW w:w="1001" w:type="dxa"/>
          </w:tcPr>
          <w:p w14:paraId="3F2979E5" w14:textId="2DE407B5"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0.8</w:t>
            </w:r>
          </w:p>
        </w:tc>
        <w:tc>
          <w:tcPr>
            <w:tcW w:w="999" w:type="dxa"/>
          </w:tcPr>
          <w:p w14:paraId="45892E93" w14:textId="200874C9"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0.84</w:t>
            </w:r>
          </w:p>
        </w:tc>
      </w:tr>
      <w:tr w:rsidR="00B4059D" w:rsidRPr="004120BA" w14:paraId="28A8B833"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0B08C936" w14:textId="77777777" w:rsidR="0018441A" w:rsidRPr="004120BA" w:rsidRDefault="0018441A" w:rsidP="0018441A">
            <w:pPr>
              <w:jc w:val="center"/>
              <w:rPr>
                <w:sz w:val="16"/>
                <w:szCs w:val="16"/>
              </w:rPr>
            </w:pPr>
          </w:p>
        </w:tc>
        <w:tc>
          <w:tcPr>
            <w:tcW w:w="1000" w:type="dxa"/>
            <w:vMerge/>
          </w:tcPr>
          <w:p w14:paraId="6B1BCEE4"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24DCFC76"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4CCE099E"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1753C892"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29C493AE" w14:textId="7F75082D"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VDD08A_PLL_DPWRAP</w:t>
            </w:r>
          </w:p>
        </w:tc>
        <w:tc>
          <w:tcPr>
            <w:tcW w:w="1001" w:type="dxa"/>
          </w:tcPr>
          <w:p w14:paraId="25DF2943" w14:textId="47C7994A"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0.76</w:t>
            </w:r>
          </w:p>
        </w:tc>
        <w:tc>
          <w:tcPr>
            <w:tcW w:w="1001" w:type="dxa"/>
          </w:tcPr>
          <w:p w14:paraId="780A697D" w14:textId="4F5077EF"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0.8</w:t>
            </w:r>
          </w:p>
        </w:tc>
        <w:tc>
          <w:tcPr>
            <w:tcW w:w="999" w:type="dxa"/>
          </w:tcPr>
          <w:p w14:paraId="571208D7" w14:textId="5D15F3AC"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0.84</w:t>
            </w:r>
          </w:p>
        </w:tc>
      </w:tr>
      <w:tr w:rsidR="00B4059D" w:rsidRPr="004120BA" w14:paraId="6A4D741A"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6BAF3DB6" w14:textId="77777777" w:rsidR="0018441A" w:rsidRPr="004120BA" w:rsidRDefault="0018441A" w:rsidP="0018441A">
            <w:pPr>
              <w:jc w:val="center"/>
              <w:rPr>
                <w:sz w:val="16"/>
                <w:szCs w:val="16"/>
              </w:rPr>
            </w:pPr>
          </w:p>
        </w:tc>
        <w:tc>
          <w:tcPr>
            <w:tcW w:w="1000" w:type="dxa"/>
            <w:vMerge/>
          </w:tcPr>
          <w:p w14:paraId="3CDF705E"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62E6ACB9"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467D2899"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4A8B44EE"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53C73BDE" w14:textId="2E32043F"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VDD08A_PLL_SDM</w:t>
            </w:r>
          </w:p>
        </w:tc>
        <w:tc>
          <w:tcPr>
            <w:tcW w:w="1001" w:type="dxa"/>
          </w:tcPr>
          <w:p w14:paraId="67B3D530" w14:textId="4FD9BAE7"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0.76</w:t>
            </w:r>
          </w:p>
        </w:tc>
        <w:tc>
          <w:tcPr>
            <w:tcW w:w="1001" w:type="dxa"/>
          </w:tcPr>
          <w:p w14:paraId="72863420" w14:textId="6EE41DD6"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0.8</w:t>
            </w:r>
          </w:p>
        </w:tc>
        <w:tc>
          <w:tcPr>
            <w:tcW w:w="999" w:type="dxa"/>
          </w:tcPr>
          <w:p w14:paraId="50856651" w14:textId="4059867D"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0.84</w:t>
            </w:r>
          </w:p>
        </w:tc>
      </w:tr>
      <w:tr w:rsidR="00B4059D" w:rsidRPr="004120BA" w14:paraId="56445B6C"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386C0B86" w14:textId="77777777" w:rsidR="0018441A" w:rsidRPr="004120BA" w:rsidRDefault="0018441A" w:rsidP="0018441A">
            <w:pPr>
              <w:jc w:val="center"/>
              <w:rPr>
                <w:sz w:val="16"/>
                <w:szCs w:val="16"/>
              </w:rPr>
            </w:pPr>
          </w:p>
        </w:tc>
        <w:tc>
          <w:tcPr>
            <w:tcW w:w="1000" w:type="dxa"/>
            <w:vMerge/>
          </w:tcPr>
          <w:p w14:paraId="2402D3BF"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1B82057B"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6618F0E9"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65DF0172"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34D55727" w14:textId="45894B0B"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VDD08A_PLL_SRVC</w:t>
            </w:r>
          </w:p>
        </w:tc>
        <w:tc>
          <w:tcPr>
            <w:tcW w:w="1001" w:type="dxa"/>
          </w:tcPr>
          <w:p w14:paraId="0C3FEEBC" w14:textId="3F10B279"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0.76</w:t>
            </w:r>
          </w:p>
        </w:tc>
        <w:tc>
          <w:tcPr>
            <w:tcW w:w="1001" w:type="dxa"/>
          </w:tcPr>
          <w:p w14:paraId="5C85F801" w14:textId="7E9B9EC0"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0.8</w:t>
            </w:r>
          </w:p>
        </w:tc>
        <w:tc>
          <w:tcPr>
            <w:tcW w:w="999" w:type="dxa"/>
          </w:tcPr>
          <w:p w14:paraId="7A508404" w14:textId="332620F0"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0.84</w:t>
            </w:r>
          </w:p>
        </w:tc>
      </w:tr>
      <w:tr w:rsidR="00B4059D" w:rsidRPr="004120BA" w14:paraId="5D17F349"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1774312D" w14:textId="77777777" w:rsidR="0018441A" w:rsidRPr="004120BA" w:rsidRDefault="0018441A" w:rsidP="0018441A">
            <w:pPr>
              <w:jc w:val="center"/>
              <w:rPr>
                <w:sz w:val="16"/>
                <w:szCs w:val="16"/>
              </w:rPr>
            </w:pPr>
          </w:p>
        </w:tc>
        <w:tc>
          <w:tcPr>
            <w:tcW w:w="1000" w:type="dxa"/>
            <w:vMerge/>
          </w:tcPr>
          <w:p w14:paraId="5F8F5740"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19130C2B"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0AC67FE7"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7C256FD2"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1DF74C47" w14:textId="58CA7452"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VDD08A_PLL_STRGB</w:t>
            </w:r>
          </w:p>
        </w:tc>
        <w:tc>
          <w:tcPr>
            <w:tcW w:w="1001" w:type="dxa"/>
          </w:tcPr>
          <w:p w14:paraId="7041395A" w14:textId="69DD6586"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0.76</w:t>
            </w:r>
          </w:p>
        </w:tc>
        <w:tc>
          <w:tcPr>
            <w:tcW w:w="1001" w:type="dxa"/>
          </w:tcPr>
          <w:p w14:paraId="761D4622" w14:textId="6D8CA98F"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0.8</w:t>
            </w:r>
          </w:p>
        </w:tc>
        <w:tc>
          <w:tcPr>
            <w:tcW w:w="999" w:type="dxa"/>
          </w:tcPr>
          <w:p w14:paraId="6830B1F4" w14:textId="4851B1A9"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0.84</w:t>
            </w:r>
          </w:p>
        </w:tc>
      </w:tr>
      <w:tr w:rsidR="00B4059D" w:rsidRPr="004120BA" w14:paraId="1A2241B3"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7ADD2E6D" w14:textId="77777777" w:rsidR="0018441A" w:rsidRPr="004120BA" w:rsidRDefault="0018441A" w:rsidP="0018441A">
            <w:pPr>
              <w:jc w:val="center"/>
              <w:rPr>
                <w:sz w:val="16"/>
                <w:szCs w:val="16"/>
              </w:rPr>
            </w:pPr>
          </w:p>
        </w:tc>
        <w:tc>
          <w:tcPr>
            <w:tcW w:w="1000" w:type="dxa"/>
            <w:vMerge/>
          </w:tcPr>
          <w:p w14:paraId="124B15EB"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659497D5"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1091C0D1"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429EBDC2"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3C123E14" w14:textId="01196AA7"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LVDS0_P_VDD</w:t>
            </w:r>
          </w:p>
        </w:tc>
        <w:tc>
          <w:tcPr>
            <w:tcW w:w="1001" w:type="dxa"/>
          </w:tcPr>
          <w:p w14:paraId="33CBD2F1" w14:textId="471D3C5E"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0.76</w:t>
            </w:r>
          </w:p>
        </w:tc>
        <w:tc>
          <w:tcPr>
            <w:tcW w:w="1001" w:type="dxa"/>
          </w:tcPr>
          <w:p w14:paraId="309ECD69" w14:textId="47A1C8BA"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0.8</w:t>
            </w:r>
          </w:p>
        </w:tc>
        <w:tc>
          <w:tcPr>
            <w:tcW w:w="999" w:type="dxa"/>
          </w:tcPr>
          <w:p w14:paraId="264B8698" w14:textId="249E6010"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0.84</w:t>
            </w:r>
          </w:p>
        </w:tc>
      </w:tr>
      <w:tr w:rsidR="00B4059D" w:rsidRPr="004120BA" w14:paraId="487EBE9D"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2F3F42D3" w14:textId="77777777" w:rsidR="0018441A" w:rsidRPr="004120BA" w:rsidRDefault="0018441A" w:rsidP="0018441A">
            <w:pPr>
              <w:jc w:val="center"/>
              <w:rPr>
                <w:sz w:val="16"/>
                <w:szCs w:val="16"/>
              </w:rPr>
            </w:pPr>
          </w:p>
        </w:tc>
        <w:tc>
          <w:tcPr>
            <w:tcW w:w="1000" w:type="dxa"/>
            <w:vMerge/>
          </w:tcPr>
          <w:p w14:paraId="28F3677B"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1CD59075"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4813A9E0"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3568DA41"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2CA031D0" w14:textId="6AD80D24"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LVDS1_P_VDD</w:t>
            </w:r>
          </w:p>
        </w:tc>
        <w:tc>
          <w:tcPr>
            <w:tcW w:w="1001" w:type="dxa"/>
          </w:tcPr>
          <w:p w14:paraId="100C7442" w14:textId="7D7D1B48"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0.76</w:t>
            </w:r>
          </w:p>
        </w:tc>
        <w:tc>
          <w:tcPr>
            <w:tcW w:w="1001" w:type="dxa"/>
          </w:tcPr>
          <w:p w14:paraId="0DE06090" w14:textId="438C8713"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0.8</w:t>
            </w:r>
          </w:p>
        </w:tc>
        <w:tc>
          <w:tcPr>
            <w:tcW w:w="999" w:type="dxa"/>
          </w:tcPr>
          <w:p w14:paraId="094CBBBC" w14:textId="0126CFBA"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0.84</w:t>
            </w:r>
          </w:p>
        </w:tc>
      </w:tr>
      <w:tr w:rsidR="00B4059D" w:rsidRPr="004120BA" w14:paraId="32A666CE"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41636813" w14:textId="77777777" w:rsidR="0018441A" w:rsidRPr="004120BA" w:rsidRDefault="0018441A" w:rsidP="0018441A">
            <w:pPr>
              <w:jc w:val="center"/>
              <w:rPr>
                <w:sz w:val="16"/>
                <w:szCs w:val="16"/>
              </w:rPr>
            </w:pPr>
          </w:p>
        </w:tc>
        <w:tc>
          <w:tcPr>
            <w:tcW w:w="1000" w:type="dxa"/>
            <w:vMerge/>
          </w:tcPr>
          <w:p w14:paraId="1D9C6EFB"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155A5101"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44E24138"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36ECE17A"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5C3F33F5" w14:textId="48FBD4A8"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LVDS2_P_VDD</w:t>
            </w:r>
          </w:p>
        </w:tc>
        <w:tc>
          <w:tcPr>
            <w:tcW w:w="1001" w:type="dxa"/>
          </w:tcPr>
          <w:p w14:paraId="25A0B1DF" w14:textId="001A12D1"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0.76</w:t>
            </w:r>
          </w:p>
        </w:tc>
        <w:tc>
          <w:tcPr>
            <w:tcW w:w="1001" w:type="dxa"/>
          </w:tcPr>
          <w:p w14:paraId="378DB511" w14:textId="03509C71"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0.8</w:t>
            </w:r>
          </w:p>
        </w:tc>
        <w:tc>
          <w:tcPr>
            <w:tcW w:w="999" w:type="dxa"/>
          </w:tcPr>
          <w:p w14:paraId="0373C7B5" w14:textId="468E5D97"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0.88</w:t>
            </w:r>
          </w:p>
        </w:tc>
      </w:tr>
      <w:tr w:rsidR="00B4059D" w:rsidRPr="004120BA" w14:paraId="4467E64C"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34C2AC00" w14:textId="77777777" w:rsidR="0018441A" w:rsidRPr="004120BA" w:rsidRDefault="0018441A" w:rsidP="0018441A">
            <w:pPr>
              <w:jc w:val="center"/>
              <w:rPr>
                <w:sz w:val="16"/>
                <w:szCs w:val="16"/>
              </w:rPr>
            </w:pPr>
          </w:p>
        </w:tc>
        <w:tc>
          <w:tcPr>
            <w:tcW w:w="1000" w:type="dxa"/>
            <w:vMerge/>
          </w:tcPr>
          <w:p w14:paraId="2B4D5A90"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519802A1"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4FA9BCCB"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3DBC9D93"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7A72CF89" w14:textId="5EA93718"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USB30_VP</w:t>
            </w:r>
          </w:p>
        </w:tc>
        <w:tc>
          <w:tcPr>
            <w:tcW w:w="1001" w:type="dxa"/>
          </w:tcPr>
          <w:p w14:paraId="15708F6E" w14:textId="1CB3780D"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0.76</w:t>
            </w:r>
          </w:p>
        </w:tc>
        <w:tc>
          <w:tcPr>
            <w:tcW w:w="1001" w:type="dxa"/>
          </w:tcPr>
          <w:p w14:paraId="7F6BA49B" w14:textId="2C114684"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0.8</w:t>
            </w:r>
          </w:p>
        </w:tc>
        <w:tc>
          <w:tcPr>
            <w:tcW w:w="999" w:type="dxa"/>
          </w:tcPr>
          <w:p w14:paraId="0B4CC820" w14:textId="2DCB0DD8"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0.84</w:t>
            </w:r>
          </w:p>
        </w:tc>
      </w:tr>
      <w:tr w:rsidR="00B4059D" w:rsidRPr="004120BA" w14:paraId="3AB805A4"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60FAD39D" w14:textId="77777777" w:rsidR="0018441A" w:rsidRPr="004120BA" w:rsidRDefault="0018441A" w:rsidP="0018441A">
            <w:pPr>
              <w:jc w:val="center"/>
              <w:rPr>
                <w:sz w:val="16"/>
                <w:szCs w:val="16"/>
              </w:rPr>
            </w:pPr>
          </w:p>
        </w:tc>
        <w:tc>
          <w:tcPr>
            <w:tcW w:w="1000" w:type="dxa"/>
            <w:vMerge/>
          </w:tcPr>
          <w:p w14:paraId="119529D2"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22721377"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0D617C39"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6FE74ED3"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4650CC00" w14:textId="61DEF3C7"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DP_PHY_VP08A</w:t>
            </w:r>
          </w:p>
        </w:tc>
        <w:tc>
          <w:tcPr>
            <w:tcW w:w="1001" w:type="dxa"/>
          </w:tcPr>
          <w:p w14:paraId="6D22EC23" w14:textId="413B111B"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0.76</w:t>
            </w:r>
          </w:p>
        </w:tc>
        <w:tc>
          <w:tcPr>
            <w:tcW w:w="1001" w:type="dxa"/>
          </w:tcPr>
          <w:p w14:paraId="379A080B" w14:textId="120BFD4C"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0.8</w:t>
            </w:r>
          </w:p>
        </w:tc>
        <w:tc>
          <w:tcPr>
            <w:tcW w:w="999" w:type="dxa"/>
          </w:tcPr>
          <w:p w14:paraId="514AD5B3" w14:textId="710100D5"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0.84</w:t>
            </w:r>
          </w:p>
        </w:tc>
      </w:tr>
      <w:tr w:rsidR="00B4059D" w:rsidRPr="004120BA" w14:paraId="7A18620E"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40BD3DF8" w14:textId="77777777" w:rsidR="0018441A" w:rsidRPr="004120BA" w:rsidRDefault="0018441A" w:rsidP="0018441A">
            <w:pPr>
              <w:jc w:val="center"/>
              <w:rPr>
                <w:sz w:val="16"/>
                <w:szCs w:val="16"/>
              </w:rPr>
            </w:pPr>
          </w:p>
        </w:tc>
        <w:tc>
          <w:tcPr>
            <w:tcW w:w="1000" w:type="dxa"/>
            <w:vMerge/>
          </w:tcPr>
          <w:p w14:paraId="36FF2152"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74AE128A"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550A2A79"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020C44FE"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66BB2F0B" w14:textId="4E89DC5F"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PCIE_VDD</w:t>
            </w:r>
          </w:p>
        </w:tc>
        <w:tc>
          <w:tcPr>
            <w:tcW w:w="1001" w:type="dxa"/>
          </w:tcPr>
          <w:p w14:paraId="3041D6D9" w14:textId="19D7FF0E"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0.76</w:t>
            </w:r>
          </w:p>
        </w:tc>
        <w:tc>
          <w:tcPr>
            <w:tcW w:w="1001" w:type="dxa"/>
          </w:tcPr>
          <w:p w14:paraId="6EB02813" w14:textId="0E608E10"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0.8</w:t>
            </w:r>
          </w:p>
        </w:tc>
        <w:tc>
          <w:tcPr>
            <w:tcW w:w="999" w:type="dxa"/>
          </w:tcPr>
          <w:p w14:paraId="5E046292" w14:textId="2936A45A"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0.84</w:t>
            </w:r>
          </w:p>
        </w:tc>
      </w:tr>
      <w:tr w:rsidR="00B4059D" w:rsidRPr="004120BA" w14:paraId="18AD94A2"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1476B59D" w14:textId="77777777" w:rsidR="0018441A" w:rsidRPr="004120BA" w:rsidRDefault="0018441A" w:rsidP="0018441A">
            <w:pPr>
              <w:jc w:val="center"/>
              <w:rPr>
                <w:sz w:val="16"/>
                <w:szCs w:val="16"/>
              </w:rPr>
            </w:pPr>
          </w:p>
        </w:tc>
        <w:tc>
          <w:tcPr>
            <w:tcW w:w="1000" w:type="dxa"/>
            <w:vMerge/>
          </w:tcPr>
          <w:p w14:paraId="29220BB2"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1A278654"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7959161C"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69B228F4"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0506AA1D" w14:textId="304BCE70"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VDD08D_DB</w:t>
            </w:r>
          </w:p>
        </w:tc>
        <w:tc>
          <w:tcPr>
            <w:tcW w:w="1001" w:type="dxa"/>
          </w:tcPr>
          <w:p w14:paraId="5FC33E77" w14:textId="673B6BF0"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0.76</w:t>
            </w:r>
          </w:p>
        </w:tc>
        <w:tc>
          <w:tcPr>
            <w:tcW w:w="1001" w:type="dxa"/>
          </w:tcPr>
          <w:p w14:paraId="164ACCDE" w14:textId="6DA8BA70"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0.8</w:t>
            </w:r>
          </w:p>
        </w:tc>
        <w:tc>
          <w:tcPr>
            <w:tcW w:w="999" w:type="dxa"/>
          </w:tcPr>
          <w:p w14:paraId="4EEA5718" w14:textId="7D055C3C"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0.84</w:t>
            </w:r>
          </w:p>
        </w:tc>
      </w:tr>
      <w:tr w:rsidR="00B4059D" w:rsidRPr="004120BA" w14:paraId="4FE73CA6"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562BD8A0" w14:textId="77777777" w:rsidR="0018441A" w:rsidRPr="004120BA" w:rsidRDefault="0018441A" w:rsidP="0018441A">
            <w:pPr>
              <w:jc w:val="center"/>
              <w:rPr>
                <w:sz w:val="16"/>
                <w:szCs w:val="16"/>
              </w:rPr>
            </w:pPr>
          </w:p>
        </w:tc>
        <w:tc>
          <w:tcPr>
            <w:tcW w:w="1000" w:type="dxa"/>
            <w:vMerge/>
          </w:tcPr>
          <w:p w14:paraId="6B2260CB"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20E83074"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06978A6A"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7EA5C7CA"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29D2D123" w14:textId="51B06C3F"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VDD08D_VB</w:t>
            </w:r>
          </w:p>
        </w:tc>
        <w:tc>
          <w:tcPr>
            <w:tcW w:w="1001" w:type="dxa"/>
          </w:tcPr>
          <w:p w14:paraId="1BC1F3E2" w14:textId="78358FDD"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0.76</w:t>
            </w:r>
          </w:p>
        </w:tc>
        <w:tc>
          <w:tcPr>
            <w:tcW w:w="1001" w:type="dxa"/>
          </w:tcPr>
          <w:p w14:paraId="3DCAC031" w14:textId="39DD0F77"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0.8</w:t>
            </w:r>
          </w:p>
        </w:tc>
        <w:tc>
          <w:tcPr>
            <w:tcW w:w="999" w:type="dxa"/>
          </w:tcPr>
          <w:p w14:paraId="41834128" w14:textId="70A71D92"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0.84</w:t>
            </w:r>
          </w:p>
        </w:tc>
      </w:tr>
      <w:tr w:rsidR="00B4059D" w:rsidRPr="00687CBF" w14:paraId="2AED8EC3"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tcPr>
          <w:p w14:paraId="750E919B" w14:textId="77777777" w:rsidR="0018441A" w:rsidRPr="004120BA" w:rsidRDefault="0018441A" w:rsidP="0018441A">
            <w:pPr>
              <w:jc w:val="center"/>
              <w:rPr>
                <w:sz w:val="16"/>
                <w:szCs w:val="16"/>
              </w:rPr>
            </w:pPr>
            <w:r w:rsidRPr="004120BA">
              <w:rPr>
                <w:rFonts w:hint="eastAsia"/>
                <w:sz w:val="16"/>
                <w:szCs w:val="16"/>
              </w:rPr>
              <w:t>2</w:t>
            </w:r>
          </w:p>
        </w:tc>
        <w:tc>
          <w:tcPr>
            <w:tcW w:w="1000" w:type="dxa"/>
          </w:tcPr>
          <w:p w14:paraId="4AF4D753"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r w:rsidRPr="004120BA">
              <w:rPr>
                <w:rFonts w:hint="eastAsia"/>
                <w:sz w:val="16"/>
                <w:szCs w:val="16"/>
              </w:rPr>
              <w:t>4</w:t>
            </w:r>
          </w:p>
        </w:tc>
        <w:tc>
          <w:tcPr>
            <w:tcW w:w="1466" w:type="dxa"/>
          </w:tcPr>
          <w:p w14:paraId="2353ACF1" w14:textId="039DBD28"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r>
              <w:rPr>
                <w:sz w:val="16"/>
                <w:szCs w:val="16"/>
              </w:rPr>
              <w:t>PMIC_BUCK_F</w:t>
            </w:r>
          </w:p>
          <w:p w14:paraId="3D609138"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r w:rsidRPr="004120BA">
              <w:rPr>
                <w:rFonts w:hint="eastAsia"/>
                <w:sz w:val="16"/>
                <w:szCs w:val="16"/>
              </w:rPr>
              <w:t>(GB_0P8)</w:t>
            </w:r>
          </w:p>
        </w:tc>
        <w:tc>
          <w:tcPr>
            <w:tcW w:w="1001" w:type="dxa"/>
          </w:tcPr>
          <w:p w14:paraId="3CAFD741"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r w:rsidRPr="004120BA">
              <w:rPr>
                <w:rFonts w:hint="eastAsia"/>
                <w:sz w:val="16"/>
                <w:szCs w:val="16"/>
              </w:rPr>
              <w:t>0.8</w:t>
            </w:r>
          </w:p>
        </w:tc>
        <w:tc>
          <w:tcPr>
            <w:tcW w:w="1001" w:type="dxa"/>
          </w:tcPr>
          <w:p w14:paraId="40E19E26" w14:textId="2D0DB5B0" w:rsidR="0018441A" w:rsidRDefault="00E2366E" w:rsidP="0018441A">
            <w:pPr>
              <w:jc w:val="center"/>
              <w:cnfStyle w:val="000000010000" w:firstRow="0" w:lastRow="0" w:firstColumn="0" w:lastColumn="0" w:oddVBand="0" w:evenVBand="0" w:oddHBand="0" w:evenHBand="1" w:firstRowFirstColumn="0" w:firstRowLastColumn="0" w:lastRowFirstColumn="0" w:lastRowLastColumn="0"/>
              <w:rPr>
                <w:rFonts w:cs="바탕"/>
                <w:b/>
                <w:bCs/>
                <w:sz w:val="16"/>
                <w:szCs w:val="16"/>
              </w:rPr>
            </w:pPr>
            <w:r>
              <w:rPr>
                <w:sz w:val="16"/>
                <w:szCs w:val="16"/>
              </w:rPr>
              <w:t>4000</w:t>
            </w:r>
          </w:p>
        </w:tc>
        <w:tc>
          <w:tcPr>
            <w:tcW w:w="1999" w:type="dxa"/>
          </w:tcPr>
          <w:p w14:paraId="07A54674" w14:textId="562665F8"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VDD08D_GB</w:t>
            </w:r>
          </w:p>
        </w:tc>
        <w:tc>
          <w:tcPr>
            <w:tcW w:w="1001" w:type="dxa"/>
          </w:tcPr>
          <w:p w14:paraId="30AC5020" w14:textId="1A22C5B8"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0.76</w:t>
            </w:r>
          </w:p>
        </w:tc>
        <w:tc>
          <w:tcPr>
            <w:tcW w:w="1001" w:type="dxa"/>
          </w:tcPr>
          <w:p w14:paraId="61C0D422" w14:textId="4307E987"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0.8</w:t>
            </w:r>
          </w:p>
        </w:tc>
        <w:tc>
          <w:tcPr>
            <w:tcW w:w="999" w:type="dxa"/>
          </w:tcPr>
          <w:p w14:paraId="13818A03" w14:textId="2196B709"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0.84</w:t>
            </w:r>
          </w:p>
        </w:tc>
      </w:tr>
      <w:tr w:rsidR="00B4059D" w:rsidRPr="004120BA" w14:paraId="7DDA078C"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tcPr>
          <w:p w14:paraId="768A9C2A" w14:textId="77777777" w:rsidR="0018441A" w:rsidRPr="004120BA" w:rsidRDefault="0018441A" w:rsidP="0018441A">
            <w:pPr>
              <w:jc w:val="center"/>
              <w:rPr>
                <w:sz w:val="16"/>
                <w:szCs w:val="16"/>
              </w:rPr>
            </w:pPr>
            <w:r w:rsidRPr="004120BA">
              <w:rPr>
                <w:rFonts w:hint="eastAsia"/>
                <w:sz w:val="16"/>
                <w:szCs w:val="16"/>
              </w:rPr>
              <w:t>2</w:t>
            </w:r>
          </w:p>
        </w:tc>
        <w:tc>
          <w:tcPr>
            <w:tcW w:w="1000" w:type="dxa"/>
          </w:tcPr>
          <w:p w14:paraId="3E95E27B"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r w:rsidRPr="004120BA">
              <w:rPr>
                <w:rFonts w:hint="eastAsia"/>
                <w:sz w:val="16"/>
                <w:szCs w:val="16"/>
              </w:rPr>
              <w:t>4</w:t>
            </w:r>
          </w:p>
        </w:tc>
        <w:tc>
          <w:tcPr>
            <w:tcW w:w="1466" w:type="dxa"/>
          </w:tcPr>
          <w:p w14:paraId="41E3F02E" w14:textId="4C701786"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PMIC_BUCK_B</w:t>
            </w:r>
          </w:p>
          <w:p w14:paraId="034F0503"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r w:rsidRPr="004120BA">
              <w:rPr>
                <w:rFonts w:hint="eastAsia"/>
                <w:sz w:val="16"/>
                <w:szCs w:val="16"/>
              </w:rPr>
              <w:t>(</w:t>
            </w:r>
            <w:r>
              <w:rPr>
                <w:rFonts w:hint="eastAsia"/>
                <w:sz w:val="16"/>
                <w:szCs w:val="16"/>
              </w:rPr>
              <w:t>CPU</w:t>
            </w:r>
            <w:r w:rsidRPr="004120BA">
              <w:rPr>
                <w:rFonts w:hint="eastAsia"/>
                <w:sz w:val="16"/>
                <w:szCs w:val="16"/>
              </w:rPr>
              <w:t>_</w:t>
            </w:r>
            <w:r>
              <w:rPr>
                <w:rFonts w:hint="eastAsia"/>
                <w:sz w:val="16"/>
                <w:szCs w:val="16"/>
              </w:rPr>
              <w:t>1</w:t>
            </w:r>
            <w:r w:rsidRPr="004120BA">
              <w:rPr>
                <w:rFonts w:hint="eastAsia"/>
                <w:sz w:val="16"/>
                <w:szCs w:val="16"/>
              </w:rPr>
              <w:t>P</w:t>
            </w:r>
            <w:r>
              <w:rPr>
                <w:rFonts w:hint="eastAsia"/>
                <w:sz w:val="16"/>
                <w:szCs w:val="16"/>
              </w:rPr>
              <w:t>0</w:t>
            </w:r>
            <w:r w:rsidRPr="004120BA">
              <w:rPr>
                <w:rFonts w:hint="eastAsia"/>
                <w:sz w:val="16"/>
                <w:szCs w:val="16"/>
              </w:rPr>
              <w:t>)</w:t>
            </w:r>
          </w:p>
        </w:tc>
        <w:tc>
          <w:tcPr>
            <w:tcW w:w="1001" w:type="dxa"/>
          </w:tcPr>
          <w:p w14:paraId="097FF206"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r>
              <w:rPr>
                <w:rFonts w:hint="eastAsia"/>
                <w:sz w:val="16"/>
                <w:szCs w:val="16"/>
              </w:rPr>
              <w:t>1.0</w:t>
            </w:r>
          </w:p>
        </w:tc>
        <w:tc>
          <w:tcPr>
            <w:tcW w:w="1001" w:type="dxa"/>
          </w:tcPr>
          <w:p w14:paraId="0C7490EC" w14:textId="7F93E31D" w:rsidR="0018441A" w:rsidRDefault="00E2366E" w:rsidP="0018441A">
            <w:pPr>
              <w:jc w:val="center"/>
              <w:cnfStyle w:val="000000100000" w:firstRow="0" w:lastRow="0" w:firstColumn="0" w:lastColumn="0" w:oddVBand="0" w:evenVBand="0" w:oddHBand="1" w:evenHBand="0" w:firstRowFirstColumn="0" w:firstRowLastColumn="0" w:lastRowFirstColumn="0" w:lastRowLastColumn="0"/>
              <w:rPr>
                <w:rFonts w:cs="바탕"/>
                <w:b/>
                <w:bCs/>
                <w:sz w:val="16"/>
                <w:szCs w:val="16"/>
              </w:rPr>
            </w:pPr>
            <w:r>
              <w:rPr>
                <w:sz w:val="16"/>
                <w:szCs w:val="16"/>
              </w:rPr>
              <w:t>4000</w:t>
            </w:r>
          </w:p>
        </w:tc>
        <w:tc>
          <w:tcPr>
            <w:tcW w:w="1999" w:type="dxa"/>
          </w:tcPr>
          <w:p w14:paraId="2DF7FB2C" w14:textId="2DF8A9B0"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VDD10D_CPUA72</w:t>
            </w:r>
          </w:p>
        </w:tc>
        <w:tc>
          <w:tcPr>
            <w:tcW w:w="1001" w:type="dxa"/>
          </w:tcPr>
          <w:p w14:paraId="298F13E0" w14:textId="3792A17A"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0.95</w:t>
            </w:r>
          </w:p>
        </w:tc>
        <w:tc>
          <w:tcPr>
            <w:tcW w:w="1001" w:type="dxa"/>
          </w:tcPr>
          <w:p w14:paraId="6432FEAD" w14:textId="0F498550"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1.0</w:t>
            </w:r>
          </w:p>
        </w:tc>
        <w:tc>
          <w:tcPr>
            <w:tcW w:w="999" w:type="dxa"/>
          </w:tcPr>
          <w:p w14:paraId="501E4691" w14:textId="128C0630"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1.05</w:t>
            </w:r>
          </w:p>
        </w:tc>
      </w:tr>
      <w:tr w:rsidR="00B4059D" w:rsidRPr="004120BA" w14:paraId="1E075935"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val="restart"/>
          </w:tcPr>
          <w:p w14:paraId="30606FBC" w14:textId="77777777" w:rsidR="0018441A" w:rsidRPr="004120BA" w:rsidRDefault="0018441A" w:rsidP="0018441A">
            <w:pPr>
              <w:jc w:val="center"/>
              <w:rPr>
                <w:sz w:val="16"/>
                <w:szCs w:val="16"/>
              </w:rPr>
            </w:pPr>
            <w:r w:rsidRPr="004120BA">
              <w:rPr>
                <w:rFonts w:hint="eastAsia"/>
                <w:sz w:val="16"/>
                <w:szCs w:val="16"/>
              </w:rPr>
              <w:t>2</w:t>
            </w:r>
          </w:p>
        </w:tc>
        <w:tc>
          <w:tcPr>
            <w:tcW w:w="1000" w:type="dxa"/>
            <w:vMerge w:val="restart"/>
          </w:tcPr>
          <w:p w14:paraId="7EAB4C18"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r w:rsidRPr="004120BA">
              <w:rPr>
                <w:rFonts w:hint="eastAsia"/>
                <w:sz w:val="16"/>
                <w:szCs w:val="16"/>
              </w:rPr>
              <w:t>4</w:t>
            </w:r>
          </w:p>
        </w:tc>
        <w:tc>
          <w:tcPr>
            <w:tcW w:w="1466" w:type="dxa"/>
            <w:vMerge w:val="restart"/>
          </w:tcPr>
          <w:p w14:paraId="530FB55F" w14:textId="75B3BD74"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r>
              <w:rPr>
                <w:sz w:val="16"/>
                <w:szCs w:val="16"/>
              </w:rPr>
              <w:t>PMIC_BUCK_H</w:t>
            </w:r>
          </w:p>
          <w:p w14:paraId="076D6762"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r w:rsidRPr="004120BA">
              <w:rPr>
                <w:rFonts w:hint="eastAsia"/>
                <w:sz w:val="16"/>
                <w:szCs w:val="16"/>
              </w:rPr>
              <w:t>(CPU_0P9)</w:t>
            </w:r>
          </w:p>
        </w:tc>
        <w:tc>
          <w:tcPr>
            <w:tcW w:w="1001" w:type="dxa"/>
            <w:vMerge w:val="restart"/>
          </w:tcPr>
          <w:p w14:paraId="0B23CE02"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r w:rsidRPr="004120BA">
              <w:rPr>
                <w:rFonts w:hint="eastAsia"/>
                <w:sz w:val="16"/>
                <w:szCs w:val="16"/>
              </w:rPr>
              <w:t>0.9</w:t>
            </w:r>
          </w:p>
        </w:tc>
        <w:tc>
          <w:tcPr>
            <w:tcW w:w="1001" w:type="dxa"/>
            <w:vMerge w:val="restart"/>
          </w:tcPr>
          <w:p w14:paraId="77A2C710" w14:textId="5709DDA3" w:rsidR="0018441A" w:rsidRPr="004120BA" w:rsidRDefault="00E2366E"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r>
              <w:rPr>
                <w:sz w:val="16"/>
                <w:szCs w:val="16"/>
              </w:rPr>
              <w:t>4000</w:t>
            </w:r>
          </w:p>
        </w:tc>
        <w:tc>
          <w:tcPr>
            <w:tcW w:w="1999" w:type="dxa"/>
          </w:tcPr>
          <w:p w14:paraId="42FA67DD" w14:textId="20D614CA"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VDD09D_CPUA53</w:t>
            </w:r>
          </w:p>
        </w:tc>
        <w:tc>
          <w:tcPr>
            <w:tcW w:w="1001" w:type="dxa"/>
          </w:tcPr>
          <w:p w14:paraId="4B6239FC" w14:textId="4FE84972"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0.855</w:t>
            </w:r>
          </w:p>
        </w:tc>
        <w:tc>
          <w:tcPr>
            <w:tcW w:w="1001" w:type="dxa"/>
          </w:tcPr>
          <w:p w14:paraId="111EA059" w14:textId="1D567FDF"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0.9</w:t>
            </w:r>
          </w:p>
        </w:tc>
        <w:tc>
          <w:tcPr>
            <w:tcW w:w="999" w:type="dxa"/>
          </w:tcPr>
          <w:p w14:paraId="13E1D637" w14:textId="1A743F3E"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0.945</w:t>
            </w:r>
          </w:p>
        </w:tc>
      </w:tr>
      <w:tr w:rsidR="00B4059D" w:rsidRPr="004120BA" w14:paraId="3CD98975"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1AF607F8" w14:textId="77777777" w:rsidR="0018441A" w:rsidRPr="004120BA" w:rsidRDefault="0018441A" w:rsidP="0018441A">
            <w:pPr>
              <w:jc w:val="center"/>
              <w:rPr>
                <w:sz w:val="16"/>
                <w:szCs w:val="16"/>
              </w:rPr>
            </w:pPr>
          </w:p>
        </w:tc>
        <w:tc>
          <w:tcPr>
            <w:tcW w:w="1000" w:type="dxa"/>
            <w:vMerge/>
          </w:tcPr>
          <w:p w14:paraId="6B9C7408"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6C1C46EC"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13D9BADB"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22E2256C"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189432D2" w14:textId="78AAEDF5"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USB30_DVDD</w:t>
            </w:r>
          </w:p>
        </w:tc>
        <w:tc>
          <w:tcPr>
            <w:tcW w:w="1001" w:type="dxa"/>
          </w:tcPr>
          <w:p w14:paraId="3A1A7BFC" w14:textId="0E5C4A74"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0.8</w:t>
            </w:r>
            <w:r w:rsidR="004A133E">
              <w:rPr>
                <w:rFonts w:eastAsia="맑은 고딕" w:cs="Tahoma"/>
                <w:sz w:val="16"/>
                <w:szCs w:val="16"/>
              </w:rPr>
              <w:t>4</w:t>
            </w:r>
          </w:p>
        </w:tc>
        <w:tc>
          <w:tcPr>
            <w:tcW w:w="1001" w:type="dxa"/>
          </w:tcPr>
          <w:p w14:paraId="4061A202" w14:textId="20B1C509"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0.9</w:t>
            </w:r>
          </w:p>
        </w:tc>
        <w:tc>
          <w:tcPr>
            <w:tcW w:w="999" w:type="dxa"/>
          </w:tcPr>
          <w:p w14:paraId="0F982420" w14:textId="191A7A3D"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0.9</w:t>
            </w:r>
            <w:r w:rsidR="004A133E">
              <w:rPr>
                <w:rFonts w:eastAsia="맑은 고딕" w:cs="Tahoma"/>
                <w:sz w:val="16"/>
                <w:szCs w:val="16"/>
              </w:rPr>
              <w:t>9</w:t>
            </w:r>
          </w:p>
        </w:tc>
      </w:tr>
      <w:tr w:rsidR="00B4059D" w:rsidRPr="004120BA" w14:paraId="537E1565"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007B1224" w14:textId="77777777" w:rsidR="0018441A" w:rsidRPr="004120BA" w:rsidRDefault="0018441A" w:rsidP="0018441A">
            <w:pPr>
              <w:jc w:val="center"/>
              <w:rPr>
                <w:sz w:val="16"/>
                <w:szCs w:val="16"/>
              </w:rPr>
            </w:pPr>
          </w:p>
        </w:tc>
        <w:tc>
          <w:tcPr>
            <w:tcW w:w="1000" w:type="dxa"/>
            <w:vMerge/>
          </w:tcPr>
          <w:p w14:paraId="0C73B13E"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4D6359E9"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777D226F"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169EFC4E"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0DD13B60" w14:textId="6D54F46C"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UFS_VDD09A</w:t>
            </w:r>
          </w:p>
        </w:tc>
        <w:tc>
          <w:tcPr>
            <w:tcW w:w="1001" w:type="dxa"/>
          </w:tcPr>
          <w:p w14:paraId="6DFF1F4F" w14:textId="6F31C905"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0.855</w:t>
            </w:r>
          </w:p>
        </w:tc>
        <w:tc>
          <w:tcPr>
            <w:tcW w:w="1001" w:type="dxa"/>
          </w:tcPr>
          <w:p w14:paraId="5EF56D32" w14:textId="63F9B355"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0.9</w:t>
            </w:r>
          </w:p>
        </w:tc>
        <w:tc>
          <w:tcPr>
            <w:tcW w:w="999" w:type="dxa"/>
          </w:tcPr>
          <w:p w14:paraId="78FFFF13" w14:textId="7D61C115"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0.945</w:t>
            </w:r>
          </w:p>
        </w:tc>
      </w:tr>
      <w:tr w:rsidR="00B4059D" w:rsidRPr="004120BA" w14:paraId="279EDC71"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27079B82" w14:textId="77777777" w:rsidR="0018441A" w:rsidRPr="004120BA" w:rsidRDefault="0018441A" w:rsidP="0018441A">
            <w:pPr>
              <w:jc w:val="center"/>
              <w:rPr>
                <w:sz w:val="16"/>
                <w:szCs w:val="16"/>
              </w:rPr>
            </w:pPr>
          </w:p>
        </w:tc>
        <w:tc>
          <w:tcPr>
            <w:tcW w:w="1000" w:type="dxa"/>
            <w:vMerge/>
          </w:tcPr>
          <w:p w14:paraId="69E59F91"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2927799C"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6A7119C8"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0FF6EBC5"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51C08BB5" w14:textId="2A39307A"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UFS_VDD09A_CMN</w:t>
            </w:r>
          </w:p>
        </w:tc>
        <w:tc>
          <w:tcPr>
            <w:tcW w:w="1001" w:type="dxa"/>
          </w:tcPr>
          <w:p w14:paraId="7B090637" w14:textId="6F0576E2"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0.855</w:t>
            </w:r>
          </w:p>
        </w:tc>
        <w:tc>
          <w:tcPr>
            <w:tcW w:w="1001" w:type="dxa"/>
          </w:tcPr>
          <w:p w14:paraId="0B3EF2EF" w14:textId="3FAEAFA4"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0.9</w:t>
            </w:r>
          </w:p>
        </w:tc>
        <w:tc>
          <w:tcPr>
            <w:tcW w:w="999" w:type="dxa"/>
          </w:tcPr>
          <w:p w14:paraId="0C7B9BDA" w14:textId="2B950404"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0.945</w:t>
            </w:r>
          </w:p>
        </w:tc>
      </w:tr>
      <w:tr w:rsidR="004A133E" w:rsidRPr="004120BA" w14:paraId="10C9B72B"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147BADC6" w14:textId="77777777" w:rsidR="004A133E" w:rsidRPr="004120BA" w:rsidRDefault="004A133E" w:rsidP="004A133E">
            <w:pPr>
              <w:jc w:val="center"/>
              <w:rPr>
                <w:sz w:val="16"/>
                <w:szCs w:val="16"/>
              </w:rPr>
            </w:pPr>
          </w:p>
        </w:tc>
        <w:tc>
          <w:tcPr>
            <w:tcW w:w="1000" w:type="dxa"/>
            <w:vMerge/>
          </w:tcPr>
          <w:p w14:paraId="67C64CC9" w14:textId="77777777" w:rsidR="004A133E" w:rsidRPr="004120BA" w:rsidRDefault="004A133E" w:rsidP="004A133E">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3D7C9C47" w14:textId="77777777" w:rsidR="004A133E" w:rsidRPr="004120BA" w:rsidRDefault="004A133E" w:rsidP="004A133E">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708420CA" w14:textId="77777777" w:rsidR="004A133E" w:rsidRPr="004120BA" w:rsidRDefault="004A133E" w:rsidP="004A133E">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17EACCC9" w14:textId="77777777" w:rsidR="004A133E" w:rsidRPr="004120BA" w:rsidRDefault="004A133E" w:rsidP="004A133E">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7736C52D" w14:textId="0EC7D457" w:rsidR="004A133E" w:rsidRPr="009D12BA" w:rsidRDefault="004A133E" w:rsidP="004A133E">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VDD09D_USB20H</w:t>
            </w:r>
          </w:p>
        </w:tc>
        <w:tc>
          <w:tcPr>
            <w:tcW w:w="1001" w:type="dxa"/>
          </w:tcPr>
          <w:p w14:paraId="5369BC84" w14:textId="5E077307" w:rsidR="004A133E" w:rsidRPr="009D12BA" w:rsidRDefault="004A133E" w:rsidP="004A133E">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0.8</w:t>
            </w:r>
            <w:r>
              <w:rPr>
                <w:rFonts w:eastAsia="맑은 고딕" w:cs="Tahoma"/>
                <w:sz w:val="16"/>
                <w:szCs w:val="16"/>
              </w:rPr>
              <w:t>4</w:t>
            </w:r>
          </w:p>
        </w:tc>
        <w:tc>
          <w:tcPr>
            <w:tcW w:w="1001" w:type="dxa"/>
          </w:tcPr>
          <w:p w14:paraId="0A1B9503" w14:textId="70113045" w:rsidR="004A133E" w:rsidRPr="009D12BA" w:rsidRDefault="004A133E" w:rsidP="004A133E">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0.9</w:t>
            </w:r>
          </w:p>
        </w:tc>
        <w:tc>
          <w:tcPr>
            <w:tcW w:w="999" w:type="dxa"/>
          </w:tcPr>
          <w:p w14:paraId="68D25F82" w14:textId="6EF83F9C" w:rsidR="004A133E" w:rsidRPr="009D12BA" w:rsidRDefault="004A133E" w:rsidP="004A133E">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0.9</w:t>
            </w:r>
            <w:r>
              <w:rPr>
                <w:rFonts w:eastAsia="맑은 고딕" w:cs="Tahoma"/>
                <w:sz w:val="16"/>
                <w:szCs w:val="16"/>
              </w:rPr>
              <w:t>9</w:t>
            </w:r>
          </w:p>
        </w:tc>
      </w:tr>
      <w:tr w:rsidR="001362BA" w:rsidRPr="004120BA" w14:paraId="521577C7"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258498AE" w14:textId="77777777" w:rsidR="001362BA" w:rsidRPr="004120BA" w:rsidRDefault="001362BA" w:rsidP="001362BA">
            <w:pPr>
              <w:jc w:val="center"/>
              <w:rPr>
                <w:sz w:val="16"/>
                <w:szCs w:val="16"/>
              </w:rPr>
            </w:pPr>
          </w:p>
        </w:tc>
        <w:tc>
          <w:tcPr>
            <w:tcW w:w="1000" w:type="dxa"/>
            <w:vMerge/>
          </w:tcPr>
          <w:p w14:paraId="6AE21D8E" w14:textId="77777777" w:rsidR="001362BA" w:rsidRPr="004120BA" w:rsidRDefault="001362BA" w:rsidP="001362B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7F94C253" w14:textId="77777777" w:rsidR="001362BA" w:rsidRPr="004120BA" w:rsidRDefault="001362BA" w:rsidP="001362B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08EFE02B" w14:textId="77777777" w:rsidR="001362BA" w:rsidRPr="004120BA" w:rsidRDefault="001362BA" w:rsidP="001362B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75778864" w14:textId="77777777" w:rsidR="001362BA" w:rsidRPr="004120BA" w:rsidRDefault="001362BA" w:rsidP="001362B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621C3B2D" w14:textId="29827793" w:rsidR="001362BA" w:rsidRPr="009D12BA" w:rsidRDefault="001362BA" w:rsidP="001362B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VDD09D_USB20DH</w:t>
            </w:r>
          </w:p>
        </w:tc>
        <w:tc>
          <w:tcPr>
            <w:tcW w:w="1001" w:type="dxa"/>
          </w:tcPr>
          <w:p w14:paraId="1EB10273" w14:textId="073EB67E" w:rsidR="001362BA" w:rsidRPr="009D12BA" w:rsidRDefault="001362BA" w:rsidP="001362B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0.8</w:t>
            </w:r>
            <w:r>
              <w:rPr>
                <w:rFonts w:eastAsia="맑은 고딕" w:cs="Tahoma"/>
                <w:sz w:val="16"/>
                <w:szCs w:val="16"/>
              </w:rPr>
              <w:t>4</w:t>
            </w:r>
          </w:p>
        </w:tc>
        <w:tc>
          <w:tcPr>
            <w:tcW w:w="1001" w:type="dxa"/>
          </w:tcPr>
          <w:p w14:paraId="58F465D5" w14:textId="24B89E2F" w:rsidR="001362BA" w:rsidRPr="009D12BA" w:rsidRDefault="001362BA" w:rsidP="001362B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0.9</w:t>
            </w:r>
          </w:p>
        </w:tc>
        <w:tc>
          <w:tcPr>
            <w:tcW w:w="999" w:type="dxa"/>
          </w:tcPr>
          <w:p w14:paraId="45FD1953" w14:textId="5D56AB1A" w:rsidR="001362BA" w:rsidRPr="009D12BA" w:rsidRDefault="001362BA" w:rsidP="001362B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0.9</w:t>
            </w:r>
            <w:r>
              <w:rPr>
                <w:rFonts w:eastAsia="맑은 고딕" w:cs="Tahoma"/>
                <w:sz w:val="16"/>
                <w:szCs w:val="16"/>
              </w:rPr>
              <w:t>9</w:t>
            </w:r>
          </w:p>
        </w:tc>
      </w:tr>
      <w:tr w:rsidR="00B4059D" w:rsidRPr="004120BA" w14:paraId="1E3BC7A0"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1CA0E0C4" w14:textId="77777777" w:rsidR="0018441A" w:rsidRPr="004120BA" w:rsidRDefault="0018441A" w:rsidP="0018441A">
            <w:pPr>
              <w:jc w:val="center"/>
              <w:rPr>
                <w:sz w:val="16"/>
                <w:szCs w:val="16"/>
              </w:rPr>
            </w:pPr>
          </w:p>
        </w:tc>
        <w:tc>
          <w:tcPr>
            <w:tcW w:w="1000" w:type="dxa"/>
            <w:vMerge/>
          </w:tcPr>
          <w:p w14:paraId="62DB8004"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19CAF7DE"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1A93AE08"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2E882D18"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4301F9FE" w14:textId="4F2E67BE"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MS1_VDD_0P9</w:t>
            </w:r>
          </w:p>
        </w:tc>
        <w:tc>
          <w:tcPr>
            <w:tcW w:w="1001" w:type="dxa"/>
          </w:tcPr>
          <w:p w14:paraId="2BC555B6" w14:textId="424EB805"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0.855</w:t>
            </w:r>
          </w:p>
        </w:tc>
        <w:tc>
          <w:tcPr>
            <w:tcW w:w="1001" w:type="dxa"/>
          </w:tcPr>
          <w:p w14:paraId="4127D2B9" w14:textId="60F6630B"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0.9</w:t>
            </w:r>
          </w:p>
        </w:tc>
        <w:tc>
          <w:tcPr>
            <w:tcW w:w="999" w:type="dxa"/>
          </w:tcPr>
          <w:p w14:paraId="28C25AD4" w14:textId="674284EB"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0.945</w:t>
            </w:r>
          </w:p>
        </w:tc>
      </w:tr>
      <w:tr w:rsidR="00B4059D" w:rsidRPr="004120BA" w14:paraId="284FD6C3"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7665F96C" w14:textId="77777777" w:rsidR="0018441A" w:rsidRPr="004120BA" w:rsidRDefault="0018441A" w:rsidP="0018441A">
            <w:pPr>
              <w:jc w:val="center"/>
              <w:rPr>
                <w:sz w:val="16"/>
                <w:szCs w:val="16"/>
              </w:rPr>
            </w:pPr>
          </w:p>
        </w:tc>
        <w:tc>
          <w:tcPr>
            <w:tcW w:w="1000" w:type="dxa"/>
            <w:vMerge/>
          </w:tcPr>
          <w:p w14:paraId="411E9C32"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4E5AFCA9"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139BB8B6"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5809E55F"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61F3011F" w14:textId="7DF22919"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MS0_VDD_0P9</w:t>
            </w:r>
          </w:p>
        </w:tc>
        <w:tc>
          <w:tcPr>
            <w:tcW w:w="1001" w:type="dxa"/>
          </w:tcPr>
          <w:p w14:paraId="6149DFA3" w14:textId="4E1F9C57"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0.855</w:t>
            </w:r>
          </w:p>
        </w:tc>
        <w:tc>
          <w:tcPr>
            <w:tcW w:w="1001" w:type="dxa"/>
          </w:tcPr>
          <w:p w14:paraId="3A6D6CB9" w14:textId="2DBDA3FA"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0.9</w:t>
            </w:r>
          </w:p>
        </w:tc>
        <w:tc>
          <w:tcPr>
            <w:tcW w:w="999" w:type="dxa"/>
          </w:tcPr>
          <w:p w14:paraId="3AFEC8F5" w14:textId="5F4876A6"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0.945</w:t>
            </w:r>
          </w:p>
        </w:tc>
      </w:tr>
      <w:tr w:rsidR="00B4059D" w:rsidRPr="004120BA" w14:paraId="33F08F16"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19EEBDCD" w14:textId="77777777" w:rsidR="0018441A" w:rsidRPr="004120BA" w:rsidRDefault="0018441A" w:rsidP="0018441A">
            <w:pPr>
              <w:jc w:val="center"/>
              <w:rPr>
                <w:sz w:val="16"/>
                <w:szCs w:val="16"/>
              </w:rPr>
            </w:pPr>
          </w:p>
        </w:tc>
        <w:tc>
          <w:tcPr>
            <w:tcW w:w="1000" w:type="dxa"/>
            <w:vMerge/>
          </w:tcPr>
          <w:p w14:paraId="76F41578"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0CE89F0C"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532A4BFA"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18B18DA4"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1ADC7FF1" w14:textId="79FCAD6C"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VDD09D_DMC</w:t>
            </w:r>
          </w:p>
        </w:tc>
        <w:tc>
          <w:tcPr>
            <w:tcW w:w="1001" w:type="dxa"/>
          </w:tcPr>
          <w:p w14:paraId="51788235" w14:textId="6D95F062"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0.855</w:t>
            </w:r>
          </w:p>
        </w:tc>
        <w:tc>
          <w:tcPr>
            <w:tcW w:w="1001" w:type="dxa"/>
          </w:tcPr>
          <w:p w14:paraId="39A023EA" w14:textId="2C33CC06"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0.9</w:t>
            </w:r>
          </w:p>
        </w:tc>
        <w:tc>
          <w:tcPr>
            <w:tcW w:w="999" w:type="dxa"/>
          </w:tcPr>
          <w:p w14:paraId="7B7545CF" w14:textId="5A26D5B9"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0.945</w:t>
            </w:r>
          </w:p>
        </w:tc>
      </w:tr>
      <w:tr w:rsidR="00B4059D" w:rsidRPr="004120BA" w14:paraId="47BC62E2"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2EADFEFB" w14:textId="77777777" w:rsidR="0018441A" w:rsidRPr="004120BA" w:rsidRDefault="0018441A" w:rsidP="0018441A">
            <w:pPr>
              <w:jc w:val="center"/>
              <w:rPr>
                <w:sz w:val="16"/>
                <w:szCs w:val="16"/>
              </w:rPr>
            </w:pPr>
          </w:p>
        </w:tc>
        <w:tc>
          <w:tcPr>
            <w:tcW w:w="1000" w:type="dxa"/>
            <w:vMerge/>
          </w:tcPr>
          <w:p w14:paraId="641BC1AB"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17E198D6"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44B109CE"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56D2094A"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611F0F42" w14:textId="1EE2085B"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VDD09A_PLL_DDR0</w:t>
            </w:r>
          </w:p>
        </w:tc>
        <w:tc>
          <w:tcPr>
            <w:tcW w:w="1001" w:type="dxa"/>
          </w:tcPr>
          <w:p w14:paraId="790FB095" w14:textId="60673EFB"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0.855</w:t>
            </w:r>
          </w:p>
        </w:tc>
        <w:tc>
          <w:tcPr>
            <w:tcW w:w="1001" w:type="dxa"/>
          </w:tcPr>
          <w:p w14:paraId="2C00E93B" w14:textId="73E81EAA"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0.9</w:t>
            </w:r>
          </w:p>
        </w:tc>
        <w:tc>
          <w:tcPr>
            <w:tcW w:w="999" w:type="dxa"/>
          </w:tcPr>
          <w:p w14:paraId="012CBB8C" w14:textId="2AED46C9"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0.945</w:t>
            </w:r>
          </w:p>
        </w:tc>
      </w:tr>
      <w:tr w:rsidR="00B4059D" w:rsidRPr="004120BA" w14:paraId="14401029"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212A4042" w14:textId="77777777" w:rsidR="0018441A" w:rsidRPr="004120BA" w:rsidRDefault="0018441A" w:rsidP="0018441A">
            <w:pPr>
              <w:jc w:val="center"/>
              <w:rPr>
                <w:sz w:val="16"/>
                <w:szCs w:val="16"/>
              </w:rPr>
            </w:pPr>
          </w:p>
        </w:tc>
        <w:tc>
          <w:tcPr>
            <w:tcW w:w="1000" w:type="dxa"/>
            <w:vMerge/>
          </w:tcPr>
          <w:p w14:paraId="6CEFFABE"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4D7331E6"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574E2D87"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6D35803D"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36C3E7A1" w14:textId="6BC15D91"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VDD09A_PLL_DDR1</w:t>
            </w:r>
          </w:p>
        </w:tc>
        <w:tc>
          <w:tcPr>
            <w:tcW w:w="1001" w:type="dxa"/>
          </w:tcPr>
          <w:p w14:paraId="2463C830" w14:textId="742F67A1"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0.855</w:t>
            </w:r>
          </w:p>
        </w:tc>
        <w:tc>
          <w:tcPr>
            <w:tcW w:w="1001" w:type="dxa"/>
          </w:tcPr>
          <w:p w14:paraId="3A2E4AC6" w14:textId="59A77151"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0.9</w:t>
            </w:r>
          </w:p>
        </w:tc>
        <w:tc>
          <w:tcPr>
            <w:tcW w:w="999" w:type="dxa"/>
          </w:tcPr>
          <w:p w14:paraId="6E46532E" w14:textId="07B30493"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0.945</w:t>
            </w:r>
          </w:p>
        </w:tc>
      </w:tr>
      <w:tr w:rsidR="00B4059D" w:rsidRPr="004120BA" w14:paraId="28B60F09"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78B8BEB2" w14:textId="77777777" w:rsidR="0018441A" w:rsidRPr="004120BA" w:rsidRDefault="0018441A" w:rsidP="0018441A">
            <w:pPr>
              <w:jc w:val="center"/>
              <w:rPr>
                <w:sz w:val="16"/>
                <w:szCs w:val="16"/>
              </w:rPr>
            </w:pPr>
          </w:p>
        </w:tc>
        <w:tc>
          <w:tcPr>
            <w:tcW w:w="1000" w:type="dxa"/>
            <w:vMerge/>
          </w:tcPr>
          <w:p w14:paraId="6278AFA5"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4AF725E2"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067519E2"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556EB137"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6BF1BC5D" w14:textId="79C32E33"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VDD09A_PLL_DDR2</w:t>
            </w:r>
          </w:p>
        </w:tc>
        <w:tc>
          <w:tcPr>
            <w:tcW w:w="1001" w:type="dxa"/>
          </w:tcPr>
          <w:p w14:paraId="5BAECE41" w14:textId="4FD06093"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0.855</w:t>
            </w:r>
          </w:p>
        </w:tc>
        <w:tc>
          <w:tcPr>
            <w:tcW w:w="1001" w:type="dxa"/>
          </w:tcPr>
          <w:p w14:paraId="5AA53E9E" w14:textId="0815BF99"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0.9</w:t>
            </w:r>
          </w:p>
        </w:tc>
        <w:tc>
          <w:tcPr>
            <w:tcW w:w="999" w:type="dxa"/>
          </w:tcPr>
          <w:p w14:paraId="4F23BB4B" w14:textId="4563FC0A" w:rsidR="0018441A" w:rsidRPr="009D12BA"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9D12BA">
              <w:rPr>
                <w:rFonts w:eastAsia="맑은 고딕" w:cs="Tahoma"/>
                <w:sz w:val="16"/>
                <w:szCs w:val="16"/>
              </w:rPr>
              <w:t>0.945</w:t>
            </w:r>
          </w:p>
        </w:tc>
      </w:tr>
      <w:tr w:rsidR="00B4059D" w:rsidRPr="004120BA" w14:paraId="3C499249"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6B6B8D88" w14:textId="77777777" w:rsidR="0018441A" w:rsidRPr="004120BA" w:rsidRDefault="0018441A" w:rsidP="0018441A">
            <w:pPr>
              <w:jc w:val="center"/>
              <w:rPr>
                <w:sz w:val="16"/>
                <w:szCs w:val="16"/>
              </w:rPr>
            </w:pPr>
          </w:p>
        </w:tc>
        <w:tc>
          <w:tcPr>
            <w:tcW w:w="1000" w:type="dxa"/>
            <w:vMerge/>
          </w:tcPr>
          <w:p w14:paraId="18217C44"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57A8F8DF"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08605762"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7305124E"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6B7F1F29" w14:textId="27C8F2F6"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VDD09A_PLL_DDR3</w:t>
            </w:r>
          </w:p>
        </w:tc>
        <w:tc>
          <w:tcPr>
            <w:tcW w:w="1001" w:type="dxa"/>
          </w:tcPr>
          <w:p w14:paraId="0B0F95ED" w14:textId="631D8D59"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0.855</w:t>
            </w:r>
          </w:p>
        </w:tc>
        <w:tc>
          <w:tcPr>
            <w:tcW w:w="1001" w:type="dxa"/>
          </w:tcPr>
          <w:p w14:paraId="4FCBF020" w14:textId="7FC48232"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0.9</w:t>
            </w:r>
          </w:p>
        </w:tc>
        <w:tc>
          <w:tcPr>
            <w:tcW w:w="999" w:type="dxa"/>
          </w:tcPr>
          <w:p w14:paraId="12E0C2EE" w14:textId="30C3A376" w:rsidR="0018441A" w:rsidRPr="009D12BA"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9D12BA">
              <w:rPr>
                <w:rFonts w:eastAsia="맑은 고딕" w:cs="Tahoma"/>
                <w:sz w:val="16"/>
                <w:szCs w:val="16"/>
              </w:rPr>
              <w:t>0.945</w:t>
            </w:r>
          </w:p>
        </w:tc>
      </w:tr>
      <w:tr w:rsidR="00B4059D" w:rsidRPr="004120BA" w14:paraId="3FEC6B08"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val="restart"/>
          </w:tcPr>
          <w:p w14:paraId="6D7DCC6A" w14:textId="77777777" w:rsidR="0018441A" w:rsidRPr="004120BA" w:rsidRDefault="0018441A" w:rsidP="0018441A">
            <w:pPr>
              <w:jc w:val="center"/>
              <w:rPr>
                <w:sz w:val="16"/>
                <w:szCs w:val="16"/>
              </w:rPr>
            </w:pPr>
            <w:r>
              <w:rPr>
                <w:rFonts w:hint="eastAsia"/>
                <w:sz w:val="16"/>
                <w:szCs w:val="16"/>
              </w:rPr>
              <w:t>3</w:t>
            </w:r>
          </w:p>
        </w:tc>
        <w:tc>
          <w:tcPr>
            <w:tcW w:w="1000" w:type="dxa"/>
            <w:vMerge w:val="restart"/>
          </w:tcPr>
          <w:p w14:paraId="0E17ECCE"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r>
              <w:rPr>
                <w:rFonts w:hint="eastAsia"/>
                <w:sz w:val="16"/>
                <w:szCs w:val="16"/>
              </w:rPr>
              <w:t>3</w:t>
            </w:r>
          </w:p>
        </w:tc>
        <w:tc>
          <w:tcPr>
            <w:tcW w:w="1466" w:type="dxa"/>
            <w:vMerge w:val="restart"/>
          </w:tcPr>
          <w:p w14:paraId="6F526D55" w14:textId="7FACFE74"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PMIC_BUCK_G</w:t>
            </w:r>
          </w:p>
          <w:p w14:paraId="41C50BE7"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r>
              <w:rPr>
                <w:rFonts w:hint="eastAsia"/>
                <w:sz w:val="16"/>
                <w:szCs w:val="16"/>
              </w:rPr>
              <w:t>(IO_1P8)</w:t>
            </w:r>
          </w:p>
        </w:tc>
        <w:tc>
          <w:tcPr>
            <w:tcW w:w="1001" w:type="dxa"/>
            <w:vMerge w:val="restart"/>
          </w:tcPr>
          <w:p w14:paraId="3F6684B2"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r>
              <w:rPr>
                <w:rFonts w:hint="eastAsia"/>
                <w:sz w:val="16"/>
                <w:szCs w:val="16"/>
              </w:rPr>
              <w:t>1.8</w:t>
            </w:r>
          </w:p>
        </w:tc>
        <w:tc>
          <w:tcPr>
            <w:tcW w:w="1001" w:type="dxa"/>
            <w:vMerge w:val="restart"/>
          </w:tcPr>
          <w:p w14:paraId="5AFD6A18" w14:textId="7EF7149C" w:rsidR="0018441A" w:rsidRPr="004120BA" w:rsidRDefault="00E2366E"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4000</w:t>
            </w:r>
          </w:p>
        </w:tc>
        <w:tc>
          <w:tcPr>
            <w:tcW w:w="1999" w:type="dxa"/>
          </w:tcPr>
          <w:p w14:paraId="28F6471C" w14:textId="5C62C3E7"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VDD18A_DPLL</w:t>
            </w:r>
          </w:p>
        </w:tc>
        <w:tc>
          <w:tcPr>
            <w:tcW w:w="1001" w:type="dxa"/>
          </w:tcPr>
          <w:p w14:paraId="7EE872C0" w14:textId="54024D2F"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1.700</w:t>
            </w:r>
          </w:p>
        </w:tc>
        <w:tc>
          <w:tcPr>
            <w:tcW w:w="1001" w:type="dxa"/>
          </w:tcPr>
          <w:p w14:paraId="56B103C3" w14:textId="7757DCDC"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1.800</w:t>
            </w:r>
          </w:p>
        </w:tc>
        <w:tc>
          <w:tcPr>
            <w:tcW w:w="999" w:type="dxa"/>
          </w:tcPr>
          <w:p w14:paraId="2A2039E7" w14:textId="00C0ED7F"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1.900</w:t>
            </w:r>
          </w:p>
        </w:tc>
      </w:tr>
      <w:tr w:rsidR="00B4059D" w:rsidRPr="004120BA" w14:paraId="3D1AD62B"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6BD2E932" w14:textId="77777777" w:rsidR="0018441A" w:rsidRPr="004120BA" w:rsidRDefault="0018441A" w:rsidP="0018441A">
            <w:pPr>
              <w:jc w:val="center"/>
              <w:rPr>
                <w:sz w:val="16"/>
                <w:szCs w:val="16"/>
              </w:rPr>
            </w:pPr>
          </w:p>
        </w:tc>
        <w:tc>
          <w:tcPr>
            <w:tcW w:w="1000" w:type="dxa"/>
            <w:vMerge/>
          </w:tcPr>
          <w:p w14:paraId="15491475"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2FA2988F"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0BC36771"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62640415"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6C4E0594" w14:textId="0463C123"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VDD18A_PLL_GB</w:t>
            </w:r>
          </w:p>
        </w:tc>
        <w:tc>
          <w:tcPr>
            <w:tcW w:w="1001" w:type="dxa"/>
          </w:tcPr>
          <w:p w14:paraId="7D809BC7" w14:textId="01F4FE56"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1.700</w:t>
            </w:r>
          </w:p>
        </w:tc>
        <w:tc>
          <w:tcPr>
            <w:tcW w:w="1001" w:type="dxa"/>
          </w:tcPr>
          <w:p w14:paraId="3878656A" w14:textId="2ECDE512"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1.800</w:t>
            </w:r>
          </w:p>
        </w:tc>
        <w:tc>
          <w:tcPr>
            <w:tcW w:w="999" w:type="dxa"/>
          </w:tcPr>
          <w:p w14:paraId="69D312E6" w14:textId="2BD9A41C"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1.900</w:t>
            </w:r>
          </w:p>
        </w:tc>
      </w:tr>
      <w:tr w:rsidR="00B4059D" w:rsidRPr="004120BA" w14:paraId="2507431D"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499713CD" w14:textId="77777777" w:rsidR="0018441A" w:rsidRPr="004120BA" w:rsidRDefault="0018441A" w:rsidP="0018441A">
            <w:pPr>
              <w:jc w:val="center"/>
              <w:rPr>
                <w:sz w:val="16"/>
                <w:szCs w:val="16"/>
              </w:rPr>
            </w:pPr>
          </w:p>
        </w:tc>
        <w:tc>
          <w:tcPr>
            <w:tcW w:w="1000" w:type="dxa"/>
            <w:vMerge/>
          </w:tcPr>
          <w:p w14:paraId="43DF73B1"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6E662D6E"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60E9D6E3"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05E59B1C"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0C94AD8A" w14:textId="5779808A"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VDD18A_PLL_VB</w:t>
            </w:r>
          </w:p>
        </w:tc>
        <w:tc>
          <w:tcPr>
            <w:tcW w:w="1001" w:type="dxa"/>
          </w:tcPr>
          <w:p w14:paraId="75B03D67" w14:textId="6B451B14"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1.700</w:t>
            </w:r>
          </w:p>
        </w:tc>
        <w:tc>
          <w:tcPr>
            <w:tcW w:w="1001" w:type="dxa"/>
          </w:tcPr>
          <w:p w14:paraId="4ACA552E" w14:textId="552CAC26"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1.800</w:t>
            </w:r>
          </w:p>
        </w:tc>
        <w:tc>
          <w:tcPr>
            <w:tcW w:w="999" w:type="dxa"/>
          </w:tcPr>
          <w:p w14:paraId="5D943DFD" w14:textId="2DD51E93"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1.900</w:t>
            </w:r>
          </w:p>
        </w:tc>
      </w:tr>
      <w:tr w:rsidR="00B4059D" w:rsidRPr="004120BA" w14:paraId="6819F286"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22A664A9" w14:textId="77777777" w:rsidR="0018441A" w:rsidRPr="004120BA" w:rsidRDefault="0018441A" w:rsidP="0018441A">
            <w:pPr>
              <w:jc w:val="center"/>
              <w:rPr>
                <w:sz w:val="16"/>
                <w:szCs w:val="16"/>
              </w:rPr>
            </w:pPr>
          </w:p>
        </w:tc>
        <w:tc>
          <w:tcPr>
            <w:tcW w:w="1000" w:type="dxa"/>
            <w:vMerge/>
          </w:tcPr>
          <w:p w14:paraId="647078EA"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49DB9AD3"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08CF6720"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17B3DB45"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20C373FF" w14:textId="6402AF0A"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VDD18A_PLL_MB</w:t>
            </w:r>
          </w:p>
        </w:tc>
        <w:tc>
          <w:tcPr>
            <w:tcW w:w="1001" w:type="dxa"/>
          </w:tcPr>
          <w:p w14:paraId="314B20E4" w14:textId="5601F0F7"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1.700</w:t>
            </w:r>
          </w:p>
        </w:tc>
        <w:tc>
          <w:tcPr>
            <w:tcW w:w="1001" w:type="dxa"/>
          </w:tcPr>
          <w:p w14:paraId="62AFC672" w14:textId="238627DF"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1.800</w:t>
            </w:r>
          </w:p>
        </w:tc>
        <w:tc>
          <w:tcPr>
            <w:tcW w:w="999" w:type="dxa"/>
          </w:tcPr>
          <w:p w14:paraId="72A5F72B" w14:textId="6CB45E51"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1.900</w:t>
            </w:r>
          </w:p>
        </w:tc>
      </w:tr>
      <w:tr w:rsidR="00B4059D" w:rsidRPr="004120BA" w14:paraId="5925EB3D"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4679ECE6" w14:textId="77777777" w:rsidR="0018441A" w:rsidRPr="004120BA" w:rsidRDefault="0018441A" w:rsidP="0018441A">
            <w:pPr>
              <w:jc w:val="center"/>
              <w:rPr>
                <w:sz w:val="16"/>
                <w:szCs w:val="16"/>
              </w:rPr>
            </w:pPr>
          </w:p>
        </w:tc>
        <w:tc>
          <w:tcPr>
            <w:tcW w:w="1000" w:type="dxa"/>
            <w:vMerge/>
          </w:tcPr>
          <w:p w14:paraId="4E8214D0"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6F65408F"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1A6A955A"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05F06AA7"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5D94581C" w14:textId="5E932E21"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VDD18A_NPLL</w:t>
            </w:r>
          </w:p>
        </w:tc>
        <w:tc>
          <w:tcPr>
            <w:tcW w:w="1001" w:type="dxa"/>
          </w:tcPr>
          <w:p w14:paraId="7E94BB21" w14:textId="4F5D869F"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1.700</w:t>
            </w:r>
          </w:p>
        </w:tc>
        <w:tc>
          <w:tcPr>
            <w:tcW w:w="1001" w:type="dxa"/>
          </w:tcPr>
          <w:p w14:paraId="65DF6766" w14:textId="52026B69"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1.800</w:t>
            </w:r>
          </w:p>
        </w:tc>
        <w:tc>
          <w:tcPr>
            <w:tcW w:w="999" w:type="dxa"/>
          </w:tcPr>
          <w:p w14:paraId="2944C579" w14:textId="41DF7954"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1.900</w:t>
            </w:r>
          </w:p>
        </w:tc>
      </w:tr>
      <w:tr w:rsidR="00B4059D" w:rsidRPr="004120BA" w14:paraId="510E4BB9"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1EBE6744" w14:textId="77777777" w:rsidR="0018441A" w:rsidRPr="004120BA" w:rsidRDefault="0018441A" w:rsidP="0018441A">
            <w:pPr>
              <w:jc w:val="center"/>
              <w:rPr>
                <w:sz w:val="16"/>
                <w:szCs w:val="16"/>
              </w:rPr>
            </w:pPr>
          </w:p>
        </w:tc>
        <w:tc>
          <w:tcPr>
            <w:tcW w:w="1000" w:type="dxa"/>
            <w:vMerge/>
          </w:tcPr>
          <w:p w14:paraId="098C68F5"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6AA33CE4"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1363F862"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7D3C7D3F"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22B927C0" w14:textId="353E71B8"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VDD18A_PLL_MICOM</w:t>
            </w:r>
          </w:p>
        </w:tc>
        <w:tc>
          <w:tcPr>
            <w:tcW w:w="1001" w:type="dxa"/>
          </w:tcPr>
          <w:p w14:paraId="4EB4597C" w14:textId="379D7064"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1.700</w:t>
            </w:r>
          </w:p>
        </w:tc>
        <w:tc>
          <w:tcPr>
            <w:tcW w:w="1001" w:type="dxa"/>
          </w:tcPr>
          <w:p w14:paraId="6819C283" w14:textId="2DED9049"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1.800</w:t>
            </w:r>
          </w:p>
        </w:tc>
        <w:tc>
          <w:tcPr>
            <w:tcW w:w="999" w:type="dxa"/>
          </w:tcPr>
          <w:p w14:paraId="32108E78" w14:textId="0DC4FFD6"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1.900</w:t>
            </w:r>
          </w:p>
        </w:tc>
      </w:tr>
      <w:tr w:rsidR="00B4059D" w:rsidRPr="004120BA" w14:paraId="056BC47F"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2C7BD44C" w14:textId="77777777" w:rsidR="0018441A" w:rsidRPr="004120BA" w:rsidRDefault="0018441A" w:rsidP="0018441A">
            <w:pPr>
              <w:jc w:val="center"/>
              <w:rPr>
                <w:sz w:val="16"/>
                <w:szCs w:val="16"/>
              </w:rPr>
            </w:pPr>
          </w:p>
        </w:tc>
        <w:tc>
          <w:tcPr>
            <w:tcW w:w="1000" w:type="dxa"/>
            <w:vMerge/>
          </w:tcPr>
          <w:p w14:paraId="258C2427"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0C53BD05"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03871BEC"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7146DB90"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30DC6482" w14:textId="59977AE0"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VDD18A_PLL_CA72</w:t>
            </w:r>
          </w:p>
        </w:tc>
        <w:tc>
          <w:tcPr>
            <w:tcW w:w="1001" w:type="dxa"/>
          </w:tcPr>
          <w:p w14:paraId="76F7DBBF" w14:textId="2351BDD1"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1.700</w:t>
            </w:r>
          </w:p>
        </w:tc>
        <w:tc>
          <w:tcPr>
            <w:tcW w:w="1001" w:type="dxa"/>
          </w:tcPr>
          <w:p w14:paraId="4BFD50D1" w14:textId="11EBB79F"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1.800</w:t>
            </w:r>
          </w:p>
        </w:tc>
        <w:tc>
          <w:tcPr>
            <w:tcW w:w="999" w:type="dxa"/>
          </w:tcPr>
          <w:p w14:paraId="016E4264" w14:textId="1AF0072F"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1.900</w:t>
            </w:r>
          </w:p>
        </w:tc>
      </w:tr>
      <w:tr w:rsidR="00B4059D" w:rsidRPr="004120BA" w14:paraId="5DBCA07F"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125DFF20" w14:textId="77777777" w:rsidR="0018441A" w:rsidRPr="004120BA" w:rsidRDefault="0018441A" w:rsidP="0018441A">
            <w:pPr>
              <w:jc w:val="center"/>
              <w:rPr>
                <w:sz w:val="16"/>
                <w:szCs w:val="16"/>
              </w:rPr>
            </w:pPr>
          </w:p>
        </w:tc>
        <w:tc>
          <w:tcPr>
            <w:tcW w:w="1000" w:type="dxa"/>
            <w:vMerge/>
          </w:tcPr>
          <w:p w14:paraId="3B1130F0"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1D8F3783"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1A516BA4"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409B3E42"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7061ED52" w14:textId="0550674D"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VDD18A_PLL_CA53</w:t>
            </w:r>
          </w:p>
        </w:tc>
        <w:tc>
          <w:tcPr>
            <w:tcW w:w="1001" w:type="dxa"/>
          </w:tcPr>
          <w:p w14:paraId="71E3E010" w14:textId="7897A48D"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1.700</w:t>
            </w:r>
          </w:p>
        </w:tc>
        <w:tc>
          <w:tcPr>
            <w:tcW w:w="1001" w:type="dxa"/>
          </w:tcPr>
          <w:p w14:paraId="647AB7AB" w14:textId="6C909C2C"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1.800</w:t>
            </w:r>
          </w:p>
        </w:tc>
        <w:tc>
          <w:tcPr>
            <w:tcW w:w="999" w:type="dxa"/>
          </w:tcPr>
          <w:p w14:paraId="532FC4A4" w14:textId="02C43402"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1.900</w:t>
            </w:r>
          </w:p>
        </w:tc>
      </w:tr>
      <w:tr w:rsidR="00B4059D" w:rsidRPr="004120BA" w14:paraId="14D8E8D0"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28661456" w14:textId="77777777" w:rsidR="0018441A" w:rsidRPr="004120BA" w:rsidRDefault="0018441A" w:rsidP="0018441A">
            <w:pPr>
              <w:jc w:val="center"/>
              <w:rPr>
                <w:sz w:val="16"/>
                <w:szCs w:val="16"/>
              </w:rPr>
            </w:pPr>
          </w:p>
        </w:tc>
        <w:tc>
          <w:tcPr>
            <w:tcW w:w="1000" w:type="dxa"/>
            <w:vMerge/>
          </w:tcPr>
          <w:p w14:paraId="6F26E5CE"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424B0360"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52CD574F"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2A9B5EF2"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shd w:val="clear" w:color="auto" w:fill="auto"/>
          </w:tcPr>
          <w:p w14:paraId="0E4B7083" w14:textId="3C0BD31F"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MS0_VDD18</w:t>
            </w:r>
          </w:p>
        </w:tc>
        <w:tc>
          <w:tcPr>
            <w:tcW w:w="1001" w:type="dxa"/>
          </w:tcPr>
          <w:p w14:paraId="018A33D4" w14:textId="2CAF0E0D"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1.710</w:t>
            </w:r>
          </w:p>
        </w:tc>
        <w:tc>
          <w:tcPr>
            <w:tcW w:w="1001" w:type="dxa"/>
          </w:tcPr>
          <w:p w14:paraId="38EBE11F" w14:textId="52BAE5A2"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1.800</w:t>
            </w:r>
          </w:p>
        </w:tc>
        <w:tc>
          <w:tcPr>
            <w:tcW w:w="999" w:type="dxa"/>
          </w:tcPr>
          <w:p w14:paraId="554960DA" w14:textId="67085AAE"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1.890</w:t>
            </w:r>
          </w:p>
        </w:tc>
      </w:tr>
      <w:tr w:rsidR="00B4059D" w:rsidRPr="004120BA" w14:paraId="3F8C4A76"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606833D9" w14:textId="77777777" w:rsidR="0018441A" w:rsidRPr="004120BA" w:rsidRDefault="0018441A" w:rsidP="0018441A">
            <w:pPr>
              <w:jc w:val="center"/>
              <w:rPr>
                <w:sz w:val="16"/>
                <w:szCs w:val="16"/>
              </w:rPr>
            </w:pPr>
          </w:p>
        </w:tc>
        <w:tc>
          <w:tcPr>
            <w:tcW w:w="1000" w:type="dxa"/>
            <w:vMerge/>
          </w:tcPr>
          <w:p w14:paraId="189A0631"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67EC5107"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6FED6177"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00C10FF7"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3DBEAA31" w14:textId="468BB574"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MS1_VDD18</w:t>
            </w:r>
          </w:p>
        </w:tc>
        <w:tc>
          <w:tcPr>
            <w:tcW w:w="1001" w:type="dxa"/>
          </w:tcPr>
          <w:p w14:paraId="5BDC11FE" w14:textId="78BD00B9"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1.710</w:t>
            </w:r>
          </w:p>
        </w:tc>
        <w:tc>
          <w:tcPr>
            <w:tcW w:w="1001" w:type="dxa"/>
          </w:tcPr>
          <w:p w14:paraId="3BD922AC" w14:textId="05D1B465"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1.800</w:t>
            </w:r>
          </w:p>
        </w:tc>
        <w:tc>
          <w:tcPr>
            <w:tcW w:w="999" w:type="dxa"/>
          </w:tcPr>
          <w:p w14:paraId="02F96C18" w14:textId="59022B7B"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1.890</w:t>
            </w:r>
          </w:p>
        </w:tc>
      </w:tr>
      <w:tr w:rsidR="00B4059D" w:rsidRPr="004120BA" w14:paraId="122FBFE1"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04116CF5" w14:textId="77777777" w:rsidR="0018441A" w:rsidRPr="004120BA" w:rsidRDefault="0018441A" w:rsidP="0018441A">
            <w:pPr>
              <w:jc w:val="center"/>
              <w:rPr>
                <w:sz w:val="16"/>
                <w:szCs w:val="16"/>
              </w:rPr>
            </w:pPr>
          </w:p>
        </w:tc>
        <w:tc>
          <w:tcPr>
            <w:tcW w:w="1000" w:type="dxa"/>
            <w:vMerge/>
          </w:tcPr>
          <w:p w14:paraId="2B8DAF8C"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75945EB4"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58021F38"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64747CAF"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05AEA3FA" w14:textId="434AEEA4"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LVDS0_P_VDDIO18</w:t>
            </w:r>
          </w:p>
        </w:tc>
        <w:tc>
          <w:tcPr>
            <w:tcW w:w="1001" w:type="dxa"/>
          </w:tcPr>
          <w:p w14:paraId="539B29FB" w14:textId="2CB1E511"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1.710</w:t>
            </w:r>
          </w:p>
        </w:tc>
        <w:tc>
          <w:tcPr>
            <w:tcW w:w="1001" w:type="dxa"/>
          </w:tcPr>
          <w:p w14:paraId="5E9C46A2" w14:textId="3FAD8EB3"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1.800</w:t>
            </w:r>
          </w:p>
        </w:tc>
        <w:tc>
          <w:tcPr>
            <w:tcW w:w="999" w:type="dxa"/>
          </w:tcPr>
          <w:p w14:paraId="6B3E27CD" w14:textId="0048347C"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1.890</w:t>
            </w:r>
          </w:p>
        </w:tc>
      </w:tr>
      <w:tr w:rsidR="00B4059D" w:rsidRPr="004120BA" w14:paraId="534D5FDE"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4CE0CF1D" w14:textId="77777777" w:rsidR="0018441A" w:rsidRPr="004120BA" w:rsidRDefault="0018441A" w:rsidP="0018441A">
            <w:pPr>
              <w:jc w:val="center"/>
              <w:rPr>
                <w:sz w:val="16"/>
                <w:szCs w:val="16"/>
              </w:rPr>
            </w:pPr>
          </w:p>
        </w:tc>
        <w:tc>
          <w:tcPr>
            <w:tcW w:w="1000" w:type="dxa"/>
            <w:vMerge/>
          </w:tcPr>
          <w:p w14:paraId="67766419"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43EB07BF"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2A94FD1C"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30BEE308"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70A92AC7" w14:textId="6D122926"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LVDS0_P_VDDPLL18</w:t>
            </w:r>
          </w:p>
        </w:tc>
        <w:tc>
          <w:tcPr>
            <w:tcW w:w="1001" w:type="dxa"/>
          </w:tcPr>
          <w:p w14:paraId="46A03BC3" w14:textId="6CC1882C"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1.710</w:t>
            </w:r>
          </w:p>
        </w:tc>
        <w:tc>
          <w:tcPr>
            <w:tcW w:w="1001" w:type="dxa"/>
          </w:tcPr>
          <w:p w14:paraId="5CF2EBE7" w14:textId="5791E177"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1.800</w:t>
            </w:r>
          </w:p>
        </w:tc>
        <w:tc>
          <w:tcPr>
            <w:tcW w:w="999" w:type="dxa"/>
          </w:tcPr>
          <w:p w14:paraId="22BA4605" w14:textId="12837836"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1.890</w:t>
            </w:r>
          </w:p>
        </w:tc>
      </w:tr>
      <w:tr w:rsidR="00B4059D" w:rsidRPr="004120BA" w14:paraId="77A245F9"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5A63ADED" w14:textId="77777777" w:rsidR="0018441A" w:rsidRPr="004120BA" w:rsidRDefault="0018441A" w:rsidP="0018441A">
            <w:pPr>
              <w:jc w:val="center"/>
              <w:rPr>
                <w:sz w:val="16"/>
                <w:szCs w:val="16"/>
              </w:rPr>
            </w:pPr>
          </w:p>
        </w:tc>
        <w:tc>
          <w:tcPr>
            <w:tcW w:w="1000" w:type="dxa"/>
            <w:vMerge/>
          </w:tcPr>
          <w:p w14:paraId="3D14349D"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4B334ADE"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09CC0CB4"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74101800"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0249ADED" w14:textId="58A76B42"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LVDS1_P_VDDIO18</w:t>
            </w:r>
          </w:p>
        </w:tc>
        <w:tc>
          <w:tcPr>
            <w:tcW w:w="1001" w:type="dxa"/>
          </w:tcPr>
          <w:p w14:paraId="7AACED93" w14:textId="29CAB34C"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1.710</w:t>
            </w:r>
          </w:p>
        </w:tc>
        <w:tc>
          <w:tcPr>
            <w:tcW w:w="1001" w:type="dxa"/>
          </w:tcPr>
          <w:p w14:paraId="2FD8504E" w14:textId="604D28CC"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1.800</w:t>
            </w:r>
          </w:p>
        </w:tc>
        <w:tc>
          <w:tcPr>
            <w:tcW w:w="999" w:type="dxa"/>
          </w:tcPr>
          <w:p w14:paraId="738B59F0" w14:textId="0B23112D"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1.890</w:t>
            </w:r>
          </w:p>
        </w:tc>
      </w:tr>
      <w:tr w:rsidR="00B4059D" w:rsidRPr="004120BA" w14:paraId="78D6E9DE"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27634B68" w14:textId="77777777" w:rsidR="0018441A" w:rsidRPr="004120BA" w:rsidRDefault="0018441A" w:rsidP="0018441A">
            <w:pPr>
              <w:jc w:val="center"/>
              <w:rPr>
                <w:sz w:val="16"/>
                <w:szCs w:val="16"/>
              </w:rPr>
            </w:pPr>
          </w:p>
        </w:tc>
        <w:tc>
          <w:tcPr>
            <w:tcW w:w="1000" w:type="dxa"/>
            <w:vMerge/>
          </w:tcPr>
          <w:p w14:paraId="2750A8A1"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5C61E5C7"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32B8F376"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7C60CC7B"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64746AD4" w14:textId="5B569083"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LVDS1_P_VDDPLL18</w:t>
            </w:r>
          </w:p>
        </w:tc>
        <w:tc>
          <w:tcPr>
            <w:tcW w:w="1001" w:type="dxa"/>
          </w:tcPr>
          <w:p w14:paraId="794D8FFD" w14:textId="22F2CF07"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1.710</w:t>
            </w:r>
          </w:p>
        </w:tc>
        <w:tc>
          <w:tcPr>
            <w:tcW w:w="1001" w:type="dxa"/>
          </w:tcPr>
          <w:p w14:paraId="06923960" w14:textId="57FD066D"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1.800</w:t>
            </w:r>
          </w:p>
        </w:tc>
        <w:tc>
          <w:tcPr>
            <w:tcW w:w="999" w:type="dxa"/>
          </w:tcPr>
          <w:p w14:paraId="4100C640" w14:textId="20EC56FF"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1.890</w:t>
            </w:r>
          </w:p>
        </w:tc>
      </w:tr>
      <w:tr w:rsidR="00B4059D" w:rsidRPr="004120BA" w14:paraId="75FB5D5C"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67D6F2D7" w14:textId="77777777" w:rsidR="0018441A" w:rsidRPr="004120BA" w:rsidRDefault="0018441A" w:rsidP="0018441A">
            <w:pPr>
              <w:jc w:val="center"/>
              <w:rPr>
                <w:sz w:val="16"/>
                <w:szCs w:val="16"/>
              </w:rPr>
            </w:pPr>
          </w:p>
        </w:tc>
        <w:tc>
          <w:tcPr>
            <w:tcW w:w="1000" w:type="dxa"/>
            <w:vMerge/>
          </w:tcPr>
          <w:p w14:paraId="3C2F126C"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74E29DC9"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34CC1F15"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15D1343C"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051819DA" w14:textId="25D22E7C"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LVDS2_P_VDDIO18</w:t>
            </w:r>
          </w:p>
        </w:tc>
        <w:tc>
          <w:tcPr>
            <w:tcW w:w="1001" w:type="dxa"/>
          </w:tcPr>
          <w:p w14:paraId="38D9407E" w14:textId="0B4E0738"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1.710</w:t>
            </w:r>
          </w:p>
        </w:tc>
        <w:tc>
          <w:tcPr>
            <w:tcW w:w="1001" w:type="dxa"/>
          </w:tcPr>
          <w:p w14:paraId="1CE54FB3" w14:textId="4B779D59"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1.800</w:t>
            </w:r>
          </w:p>
        </w:tc>
        <w:tc>
          <w:tcPr>
            <w:tcW w:w="999" w:type="dxa"/>
          </w:tcPr>
          <w:p w14:paraId="1C0BEF70" w14:textId="46DC4D67"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1.890</w:t>
            </w:r>
          </w:p>
        </w:tc>
      </w:tr>
      <w:tr w:rsidR="00B4059D" w:rsidRPr="004120BA" w14:paraId="2DAFC2B3"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47398074" w14:textId="77777777" w:rsidR="0018441A" w:rsidRPr="004120BA" w:rsidRDefault="0018441A" w:rsidP="0018441A">
            <w:pPr>
              <w:jc w:val="center"/>
              <w:rPr>
                <w:sz w:val="16"/>
                <w:szCs w:val="16"/>
              </w:rPr>
            </w:pPr>
          </w:p>
        </w:tc>
        <w:tc>
          <w:tcPr>
            <w:tcW w:w="1000" w:type="dxa"/>
            <w:vMerge/>
          </w:tcPr>
          <w:p w14:paraId="0401C546"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52F9CDD1"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5459BE64"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11E9D8A6"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25BD38C4" w14:textId="0C923BBE"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LVDS2_P_VDDPLL18</w:t>
            </w:r>
          </w:p>
        </w:tc>
        <w:tc>
          <w:tcPr>
            <w:tcW w:w="1001" w:type="dxa"/>
          </w:tcPr>
          <w:p w14:paraId="7157B22E" w14:textId="610A9AE6"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1.710</w:t>
            </w:r>
          </w:p>
        </w:tc>
        <w:tc>
          <w:tcPr>
            <w:tcW w:w="1001" w:type="dxa"/>
          </w:tcPr>
          <w:p w14:paraId="424AE0B5" w14:textId="6EE55034"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1.800</w:t>
            </w:r>
          </w:p>
        </w:tc>
        <w:tc>
          <w:tcPr>
            <w:tcW w:w="999" w:type="dxa"/>
          </w:tcPr>
          <w:p w14:paraId="7AD7B1DE" w14:textId="6E42D53F"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1.890</w:t>
            </w:r>
          </w:p>
        </w:tc>
      </w:tr>
      <w:tr w:rsidR="001362BA" w:rsidRPr="004120BA" w14:paraId="7903AA26"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4ACD12C9" w14:textId="77777777" w:rsidR="001362BA" w:rsidRPr="004120BA" w:rsidRDefault="001362BA" w:rsidP="001362BA">
            <w:pPr>
              <w:jc w:val="center"/>
              <w:rPr>
                <w:sz w:val="16"/>
                <w:szCs w:val="16"/>
              </w:rPr>
            </w:pPr>
          </w:p>
        </w:tc>
        <w:tc>
          <w:tcPr>
            <w:tcW w:w="1000" w:type="dxa"/>
            <w:vMerge/>
          </w:tcPr>
          <w:p w14:paraId="385686FB" w14:textId="77777777" w:rsidR="001362BA" w:rsidRPr="004120BA" w:rsidRDefault="001362BA" w:rsidP="001362B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6A851C7B" w14:textId="77777777" w:rsidR="001362BA" w:rsidRPr="004120BA" w:rsidRDefault="001362BA" w:rsidP="001362B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0FA27799" w14:textId="77777777" w:rsidR="001362BA" w:rsidRPr="004120BA" w:rsidRDefault="001362BA" w:rsidP="001362B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66D2E50C" w14:textId="77777777" w:rsidR="001362BA" w:rsidRPr="004120BA" w:rsidRDefault="001362BA" w:rsidP="001362B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557FD5D0" w14:textId="14FBC38E" w:rsidR="001362BA" w:rsidRPr="00AC1AE8" w:rsidRDefault="001362BA" w:rsidP="001362B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USB30_VDD18</w:t>
            </w:r>
          </w:p>
        </w:tc>
        <w:tc>
          <w:tcPr>
            <w:tcW w:w="1001" w:type="dxa"/>
          </w:tcPr>
          <w:p w14:paraId="6DBD78C7" w14:textId="15CDF256" w:rsidR="001362BA" w:rsidRPr="00AC1AE8" w:rsidRDefault="001362BA" w:rsidP="001362B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w:t>
            </w:r>
            <w:r>
              <w:rPr>
                <w:rFonts w:eastAsia="맑은 고딕" w:cs="Tahoma"/>
                <w:sz w:val="16"/>
                <w:szCs w:val="16"/>
              </w:rPr>
              <w:t>680</w:t>
            </w:r>
          </w:p>
        </w:tc>
        <w:tc>
          <w:tcPr>
            <w:tcW w:w="1001" w:type="dxa"/>
          </w:tcPr>
          <w:p w14:paraId="5D6C9B02" w14:textId="6A2CE8D2" w:rsidR="001362BA" w:rsidRPr="00AC1AE8" w:rsidRDefault="001362BA" w:rsidP="001362B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1.800</w:t>
            </w:r>
          </w:p>
        </w:tc>
        <w:tc>
          <w:tcPr>
            <w:tcW w:w="999" w:type="dxa"/>
          </w:tcPr>
          <w:p w14:paraId="16CDE488" w14:textId="70043281" w:rsidR="001362BA" w:rsidRPr="00AC1AE8" w:rsidRDefault="001362BA" w:rsidP="001362B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1.9</w:t>
            </w:r>
            <w:r>
              <w:rPr>
                <w:rFonts w:eastAsia="맑은 고딕" w:cs="Tahoma"/>
                <w:sz w:val="16"/>
                <w:szCs w:val="16"/>
              </w:rPr>
              <w:t>8</w:t>
            </w:r>
            <w:r w:rsidRPr="00AC1AE8">
              <w:rPr>
                <w:rFonts w:eastAsia="맑은 고딕" w:cs="Tahoma"/>
                <w:sz w:val="16"/>
                <w:szCs w:val="16"/>
              </w:rPr>
              <w:t>0</w:t>
            </w:r>
          </w:p>
        </w:tc>
      </w:tr>
      <w:tr w:rsidR="00B4059D" w:rsidRPr="004120BA" w14:paraId="11EF5C22"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1CA35D62" w14:textId="77777777" w:rsidR="0018441A" w:rsidRPr="004120BA" w:rsidRDefault="0018441A" w:rsidP="0018441A">
            <w:pPr>
              <w:jc w:val="center"/>
              <w:rPr>
                <w:sz w:val="16"/>
                <w:szCs w:val="16"/>
              </w:rPr>
            </w:pPr>
          </w:p>
        </w:tc>
        <w:tc>
          <w:tcPr>
            <w:tcW w:w="1000" w:type="dxa"/>
            <w:vMerge/>
          </w:tcPr>
          <w:p w14:paraId="42424075"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02AFA9C4"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28106ED7"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1978EF26"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6E5D9BC3" w14:textId="073B2F19"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USB30_VPH</w:t>
            </w:r>
          </w:p>
        </w:tc>
        <w:tc>
          <w:tcPr>
            <w:tcW w:w="1001" w:type="dxa"/>
          </w:tcPr>
          <w:p w14:paraId="6871B917" w14:textId="048A7BD2"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1.710</w:t>
            </w:r>
          </w:p>
        </w:tc>
        <w:tc>
          <w:tcPr>
            <w:tcW w:w="1001" w:type="dxa"/>
          </w:tcPr>
          <w:p w14:paraId="1202792D" w14:textId="4FBCE16F"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1.800</w:t>
            </w:r>
          </w:p>
        </w:tc>
        <w:tc>
          <w:tcPr>
            <w:tcW w:w="999" w:type="dxa"/>
          </w:tcPr>
          <w:p w14:paraId="664BFF12" w14:textId="1C21375E"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1.890</w:t>
            </w:r>
          </w:p>
        </w:tc>
      </w:tr>
      <w:tr w:rsidR="00B4059D" w:rsidRPr="004120BA" w14:paraId="0C17ECDB"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26AE33EF" w14:textId="77777777" w:rsidR="0018441A" w:rsidRPr="004120BA" w:rsidRDefault="0018441A" w:rsidP="0018441A">
            <w:pPr>
              <w:jc w:val="center"/>
              <w:rPr>
                <w:sz w:val="16"/>
                <w:szCs w:val="16"/>
              </w:rPr>
            </w:pPr>
          </w:p>
        </w:tc>
        <w:tc>
          <w:tcPr>
            <w:tcW w:w="1000" w:type="dxa"/>
            <w:vMerge/>
          </w:tcPr>
          <w:p w14:paraId="040B186B"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38B46403"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7B6DA832"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38DA6F97"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22FFFFD1" w14:textId="4155D509"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VDD18A_USB20H</w:t>
            </w:r>
          </w:p>
        </w:tc>
        <w:tc>
          <w:tcPr>
            <w:tcW w:w="1001" w:type="dxa"/>
          </w:tcPr>
          <w:p w14:paraId="5D5D1C56" w14:textId="1A744F2F"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w:t>
            </w:r>
            <w:r w:rsidR="001362BA">
              <w:rPr>
                <w:rFonts w:eastAsia="맑은 고딕" w:cs="Tahoma"/>
                <w:sz w:val="16"/>
                <w:szCs w:val="16"/>
              </w:rPr>
              <w:t>680</w:t>
            </w:r>
          </w:p>
        </w:tc>
        <w:tc>
          <w:tcPr>
            <w:tcW w:w="1001" w:type="dxa"/>
          </w:tcPr>
          <w:p w14:paraId="139BAF11" w14:textId="1DF2A48E"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1.800</w:t>
            </w:r>
          </w:p>
        </w:tc>
        <w:tc>
          <w:tcPr>
            <w:tcW w:w="999" w:type="dxa"/>
          </w:tcPr>
          <w:p w14:paraId="6F2F0E9C" w14:textId="091F5FB1"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1.9</w:t>
            </w:r>
            <w:r w:rsidR="001362BA">
              <w:rPr>
                <w:rFonts w:eastAsia="맑은 고딕" w:cs="Tahoma"/>
                <w:sz w:val="16"/>
                <w:szCs w:val="16"/>
              </w:rPr>
              <w:t>8</w:t>
            </w:r>
            <w:r w:rsidRPr="00AC1AE8">
              <w:rPr>
                <w:rFonts w:eastAsia="맑은 고딕" w:cs="Tahoma"/>
                <w:sz w:val="16"/>
                <w:szCs w:val="16"/>
              </w:rPr>
              <w:t>0</w:t>
            </w:r>
          </w:p>
        </w:tc>
      </w:tr>
      <w:tr w:rsidR="001362BA" w:rsidRPr="004120BA" w14:paraId="1606B21D"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0CE6374C" w14:textId="77777777" w:rsidR="001362BA" w:rsidRPr="004120BA" w:rsidRDefault="001362BA" w:rsidP="001362BA">
            <w:pPr>
              <w:jc w:val="center"/>
              <w:rPr>
                <w:sz w:val="16"/>
                <w:szCs w:val="16"/>
              </w:rPr>
            </w:pPr>
          </w:p>
        </w:tc>
        <w:tc>
          <w:tcPr>
            <w:tcW w:w="1000" w:type="dxa"/>
            <w:vMerge/>
          </w:tcPr>
          <w:p w14:paraId="76E418C0" w14:textId="77777777" w:rsidR="001362BA" w:rsidRPr="004120BA" w:rsidRDefault="001362BA" w:rsidP="001362B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27967C28" w14:textId="77777777" w:rsidR="001362BA" w:rsidRPr="004120BA" w:rsidRDefault="001362BA" w:rsidP="001362B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5325CE7E" w14:textId="77777777" w:rsidR="001362BA" w:rsidRPr="004120BA" w:rsidRDefault="001362BA" w:rsidP="001362B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6C6F87F2" w14:textId="77777777" w:rsidR="001362BA" w:rsidRPr="004120BA" w:rsidRDefault="001362BA" w:rsidP="001362B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42C3336B" w14:textId="090E7323" w:rsidR="001362BA" w:rsidRPr="00AC1AE8" w:rsidRDefault="001362BA" w:rsidP="001362B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VDD18A_USB20DH</w:t>
            </w:r>
          </w:p>
        </w:tc>
        <w:tc>
          <w:tcPr>
            <w:tcW w:w="1001" w:type="dxa"/>
          </w:tcPr>
          <w:p w14:paraId="394F2D7C" w14:textId="2C60D90C" w:rsidR="001362BA" w:rsidRPr="00AC1AE8" w:rsidRDefault="001362BA" w:rsidP="001362B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w:t>
            </w:r>
            <w:r>
              <w:rPr>
                <w:rFonts w:eastAsia="맑은 고딕" w:cs="Tahoma"/>
                <w:sz w:val="16"/>
                <w:szCs w:val="16"/>
              </w:rPr>
              <w:t>680</w:t>
            </w:r>
          </w:p>
        </w:tc>
        <w:tc>
          <w:tcPr>
            <w:tcW w:w="1001" w:type="dxa"/>
          </w:tcPr>
          <w:p w14:paraId="1B450DA6" w14:textId="78911669" w:rsidR="001362BA" w:rsidRPr="00AC1AE8" w:rsidRDefault="001362BA" w:rsidP="001362B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1.800</w:t>
            </w:r>
          </w:p>
        </w:tc>
        <w:tc>
          <w:tcPr>
            <w:tcW w:w="999" w:type="dxa"/>
          </w:tcPr>
          <w:p w14:paraId="58E1C1A3" w14:textId="73E78217" w:rsidR="001362BA" w:rsidRPr="00AC1AE8" w:rsidRDefault="001362BA" w:rsidP="001362B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1.9</w:t>
            </w:r>
            <w:r>
              <w:rPr>
                <w:rFonts w:eastAsia="맑은 고딕" w:cs="Tahoma"/>
                <w:sz w:val="16"/>
                <w:szCs w:val="16"/>
              </w:rPr>
              <w:t>8</w:t>
            </w:r>
            <w:r w:rsidRPr="00AC1AE8">
              <w:rPr>
                <w:rFonts w:eastAsia="맑은 고딕" w:cs="Tahoma"/>
                <w:sz w:val="16"/>
                <w:szCs w:val="16"/>
              </w:rPr>
              <w:t>0</w:t>
            </w:r>
          </w:p>
        </w:tc>
      </w:tr>
      <w:tr w:rsidR="00B4059D" w:rsidRPr="004120BA" w14:paraId="56379197"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19EBC466" w14:textId="77777777" w:rsidR="0018441A" w:rsidRPr="004120BA" w:rsidRDefault="0018441A" w:rsidP="0018441A">
            <w:pPr>
              <w:jc w:val="center"/>
              <w:rPr>
                <w:sz w:val="16"/>
                <w:szCs w:val="16"/>
              </w:rPr>
            </w:pPr>
          </w:p>
        </w:tc>
        <w:tc>
          <w:tcPr>
            <w:tcW w:w="1000" w:type="dxa"/>
            <w:vMerge/>
          </w:tcPr>
          <w:p w14:paraId="04DA49EF"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4553173D"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1FAF4898"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2280A2FF"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557501C2" w14:textId="153380FE"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UFS_VDD18A_CMN</w:t>
            </w:r>
          </w:p>
        </w:tc>
        <w:tc>
          <w:tcPr>
            <w:tcW w:w="1001" w:type="dxa"/>
          </w:tcPr>
          <w:p w14:paraId="26E69A6A" w14:textId="73E85A00"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1.710</w:t>
            </w:r>
          </w:p>
        </w:tc>
        <w:tc>
          <w:tcPr>
            <w:tcW w:w="1001" w:type="dxa"/>
          </w:tcPr>
          <w:p w14:paraId="270DF14E" w14:textId="33D1A803"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1.800</w:t>
            </w:r>
          </w:p>
        </w:tc>
        <w:tc>
          <w:tcPr>
            <w:tcW w:w="999" w:type="dxa"/>
          </w:tcPr>
          <w:p w14:paraId="775696EC" w14:textId="0D27583B"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1.890</w:t>
            </w:r>
          </w:p>
        </w:tc>
      </w:tr>
      <w:tr w:rsidR="00B4059D" w:rsidRPr="004120BA" w14:paraId="7B782F62"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2CD92DC4" w14:textId="77777777" w:rsidR="0018441A" w:rsidRPr="004120BA" w:rsidRDefault="0018441A" w:rsidP="0018441A">
            <w:pPr>
              <w:jc w:val="center"/>
              <w:rPr>
                <w:sz w:val="16"/>
                <w:szCs w:val="16"/>
              </w:rPr>
            </w:pPr>
          </w:p>
        </w:tc>
        <w:tc>
          <w:tcPr>
            <w:tcW w:w="1000" w:type="dxa"/>
            <w:vMerge/>
          </w:tcPr>
          <w:p w14:paraId="22BD7EDD"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5AB8A2C6"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7849727F"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34BA79E8"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6F0CF688" w14:textId="39707A71"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VDD18D_UFS_OSC</w:t>
            </w:r>
          </w:p>
        </w:tc>
        <w:tc>
          <w:tcPr>
            <w:tcW w:w="1001" w:type="dxa"/>
          </w:tcPr>
          <w:p w14:paraId="65C3C593" w14:textId="2B1624EF"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1.710</w:t>
            </w:r>
          </w:p>
        </w:tc>
        <w:tc>
          <w:tcPr>
            <w:tcW w:w="1001" w:type="dxa"/>
          </w:tcPr>
          <w:p w14:paraId="5B086EA4" w14:textId="0B939D2C"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1.800</w:t>
            </w:r>
          </w:p>
        </w:tc>
        <w:tc>
          <w:tcPr>
            <w:tcW w:w="999" w:type="dxa"/>
          </w:tcPr>
          <w:p w14:paraId="32BA9E67" w14:textId="39016B3D"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1.890</w:t>
            </w:r>
          </w:p>
        </w:tc>
      </w:tr>
      <w:tr w:rsidR="00B4059D" w:rsidRPr="004120BA" w14:paraId="290253DB"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4CBEAE6C" w14:textId="77777777" w:rsidR="0018441A" w:rsidRPr="004120BA" w:rsidRDefault="0018441A" w:rsidP="0018441A">
            <w:pPr>
              <w:jc w:val="center"/>
              <w:rPr>
                <w:sz w:val="16"/>
                <w:szCs w:val="16"/>
              </w:rPr>
            </w:pPr>
          </w:p>
        </w:tc>
        <w:tc>
          <w:tcPr>
            <w:tcW w:w="1000" w:type="dxa"/>
            <w:vMerge/>
          </w:tcPr>
          <w:p w14:paraId="4A364DC2"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2051F43B"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03132C5E"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1199B6B7"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344819F2" w14:textId="067BDD3A"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PCIE_VDDH</w:t>
            </w:r>
          </w:p>
        </w:tc>
        <w:tc>
          <w:tcPr>
            <w:tcW w:w="1001" w:type="dxa"/>
          </w:tcPr>
          <w:p w14:paraId="133F4D4C" w14:textId="58E2BA48"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1.710</w:t>
            </w:r>
          </w:p>
        </w:tc>
        <w:tc>
          <w:tcPr>
            <w:tcW w:w="1001" w:type="dxa"/>
          </w:tcPr>
          <w:p w14:paraId="4AB211CD" w14:textId="0D114F8D"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1.800</w:t>
            </w:r>
          </w:p>
        </w:tc>
        <w:tc>
          <w:tcPr>
            <w:tcW w:w="999" w:type="dxa"/>
          </w:tcPr>
          <w:p w14:paraId="21BBC70B" w14:textId="6C257D35"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1.890</w:t>
            </w:r>
          </w:p>
        </w:tc>
      </w:tr>
      <w:tr w:rsidR="00B4059D" w:rsidRPr="004120BA" w14:paraId="543CE83F"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5957AF7B" w14:textId="77777777" w:rsidR="0018441A" w:rsidRPr="004120BA" w:rsidRDefault="0018441A" w:rsidP="0018441A">
            <w:pPr>
              <w:jc w:val="center"/>
              <w:rPr>
                <w:sz w:val="16"/>
                <w:szCs w:val="16"/>
              </w:rPr>
            </w:pPr>
          </w:p>
        </w:tc>
        <w:tc>
          <w:tcPr>
            <w:tcW w:w="1000" w:type="dxa"/>
            <w:vMerge/>
          </w:tcPr>
          <w:p w14:paraId="13F3E0FF"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0E0B4BEA"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626C091A"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65A61404"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30DC3044" w14:textId="754141CD"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DP_PHY_VPH18A</w:t>
            </w:r>
          </w:p>
        </w:tc>
        <w:tc>
          <w:tcPr>
            <w:tcW w:w="1001" w:type="dxa"/>
          </w:tcPr>
          <w:p w14:paraId="502EC007" w14:textId="638656DF"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1.710</w:t>
            </w:r>
          </w:p>
        </w:tc>
        <w:tc>
          <w:tcPr>
            <w:tcW w:w="1001" w:type="dxa"/>
          </w:tcPr>
          <w:p w14:paraId="3E202449" w14:textId="33BF9D87"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1.800</w:t>
            </w:r>
          </w:p>
        </w:tc>
        <w:tc>
          <w:tcPr>
            <w:tcW w:w="999" w:type="dxa"/>
          </w:tcPr>
          <w:p w14:paraId="293B983E" w14:textId="590B08D3"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1.890</w:t>
            </w:r>
          </w:p>
        </w:tc>
      </w:tr>
      <w:tr w:rsidR="00B4059D" w:rsidRPr="004120BA" w14:paraId="1DD2527A"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3FA68FE1" w14:textId="77777777" w:rsidR="0018441A" w:rsidRPr="004120BA" w:rsidRDefault="0018441A" w:rsidP="0018441A">
            <w:pPr>
              <w:jc w:val="center"/>
              <w:rPr>
                <w:sz w:val="16"/>
                <w:szCs w:val="16"/>
              </w:rPr>
            </w:pPr>
          </w:p>
        </w:tc>
        <w:tc>
          <w:tcPr>
            <w:tcW w:w="1000" w:type="dxa"/>
            <w:vMerge/>
          </w:tcPr>
          <w:p w14:paraId="73EA8027"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06435B12"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6109819A"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44BDD666"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1811F1E8" w14:textId="175E7D1E"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VDD18D_DP_OSC</w:t>
            </w:r>
          </w:p>
        </w:tc>
        <w:tc>
          <w:tcPr>
            <w:tcW w:w="1001" w:type="dxa"/>
          </w:tcPr>
          <w:p w14:paraId="39253F3D" w14:textId="1EF2A20C"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1.710</w:t>
            </w:r>
          </w:p>
        </w:tc>
        <w:tc>
          <w:tcPr>
            <w:tcW w:w="1001" w:type="dxa"/>
          </w:tcPr>
          <w:p w14:paraId="577D0D40" w14:textId="5D3F5809"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1.800</w:t>
            </w:r>
          </w:p>
        </w:tc>
        <w:tc>
          <w:tcPr>
            <w:tcW w:w="999" w:type="dxa"/>
          </w:tcPr>
          <w:p w14:paraId="7DEE4217" w14:textId="62213B84"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1.890</w:t>
            </w:r>
          </w:p>
        </w:tc>
      </w:tr>
      <w:tr w:rsidR="00B4059D" w:rsidRPr="004120BA" w14:paraId="41BCEAB4"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28B2DB4D" w14:textId="77777777" w:rsidR="0018441A" w:rsidRPr="004120BA" w:rsidRDefault="0018441A" w:rsidP="0018441A">
            <w:pPr>
              <w:jc w:val="center"/>
              <w:rPr>
                <w:sz w:val="16"/>
                <w:szCs w:val="16"/>
              </w:rPr>
            </w:pPr>
          </w:p>
        </w:tc>
        <w:tc>
          <w:tcPr>
            <w:tcW w:w="1000" w:type="dxa"/>
            <w:vMerge/>
          </w:tcPr>
          <w:p w14:paraId="7093EFA9"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765E2CAA"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15E462C8"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75AE5138"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7D2EDFF6" w14:textId="2FF52686"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DP_AUX_VPH18A</w:t>
            </w:r>
          </w:p>
        </w:tc>
        <w:tc>
          <w:tcPr>
            <w:tcW w:w="1001" w:type="dxa"/>
          </w:tcPr>
          <w:p w14:paraId="1296E4A9" w14:textId="6AD3A7E9"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1.710</w:t>
            </w:r>
          </w:p>
        </w:tc>
        <w:tc>
          <w:tcPr>
            <w:tcW w:w="1001" w:type="dxa"/>
          </w:tcPr>
          <w:p w14:paraId="7E440055" w14:textId="54DD8F8D"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1.800</w:t>
            </w:r>
          </w:p>
        </w:tc>
        <w:tc>
          <w:tcPr>
            <w:tcW w:w="999" w:type="dxa"/>
          </w:tcPr>
          <w:p w14:paraId="642A0ED6" w14:textId="52D90271"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1.890</w:t>
            </w:r>
          </w:p>
        </w:tc>
      </w:tr>
      <w:tr w:rsidR="00B4059D" w:rsidRPr="004120BA" w14:paraId="43087A7F"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0784CA25" w14:textId="77777777" w:rsidR="0018441A" w:rsidRPr="004120BA" w:rsidRDefault="0018441A" w:rsidP="0018441A">
            <w:pPr>
              <w:jc w:val="center"/>
              <w:rPr>
                <w:sz w:val="16"/>
                <w:szCs w:val="16"/>
              </w:rPr>
            </w:pPr>
          </w:p>
        </w:tc>
        <w:tc>
          <w:tcPr>
            <w:tcW w:w="1000" w:type="dxa"/>
            <w:vMerge/>
          </w:tcPr>
          <w:p w14:paraId="0C4B9D40"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4BDC4F61"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5DDE1FBE"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2D749E42"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27EB794F" w14:textId="6A3F8A4E"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VDD18P_IO</w:t>
            </w:r>
          </w:p>
        </w:tc>
        <w:tc>
          <w:tcPr>
            <w:tcW w:w="1001" w:type="dxa"/>
          </w:tcPr>
          <w:p w14:paraId="391F5E21" w14:textId="22A9C9B3"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1.650</w:t>
            </w:r>
          </w:p>
        </w:tc>
        <w:tc>
          <w:tcPr>
            <w:tcW w:w="1001" w:type="dxa"/>
          </w:tcPr>
          <w:p w14:paraId="1E628ECA" w14:textId="66AB9910"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1.800</w:t>
            </w:r>
          </w:p>
        </w:tc>
        <w:tc>
          <w:tcPr>
            <w:tcW w:w="999" w:type="dxa"/>
          </w:tcPr>
          <w:p w14:paraId="49161E46" w14:textId="601BEE20"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1.950</w:t>
            </w:r>
          </w:p>
        </w:tc>
      </w:tr>
      <w:tr w:rsidR="00B4059D" w:rsidRPr="004120BA" w14:paraId="3049462B"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3750200C" w14:textId="77777777" w:rsidR="0018441A" w:rsidRPr="004120BA" w:rsidRDefault="0018441A" w:rsidP="0018441A">
            <w:pPr>
              <w:jc w:val="center"/>
              <w:rPr>
                <w:sz w:val="16"/>
                <w:szCs w:val="16"/>
              </w:rPr>
            </w:pPr>
          </w:p>
        </w:tc>
        <w:tc>
          <w:tcPr>
            <w:tcW w:w="1000" w:type="dxa"/>
            <w:vMerge/>
          </w:tcPr>
          <w:p w14:paraId="17EA31E5"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0E88E740"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351C398C"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16D88BA6"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115FB41D" w14:textId="2A8B305F"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VDD18A_ADC</w:t>
            </w:r>
          </w:p>
        </w:tc>
        <w:tc>
          <w:tcPr>
            <w:tcW w:w="1001" w:type="dxa"/>
          </w:tcPr>
          <w:p w14:paraId="3A2AD3E9" w14:textId="38CB71D2"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1.700</w:t>
            </w:r>
          </w:p>
        </w:tc>
        <w:tc>
          <w:tcPr>
            <w:tcW w:w="1001" w:type="dxa"/>
          </w:tcPr>
          <w:p w14:paraId="6E0A5A7A" w14:textId="6FDA5FCD"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1.800</w:t>
            </w:r>
          </w:p>
        </w:tc>
        <w:tc>
          <w:tcPr>
            <w:tcW w:w="999" w:type="dxa"/>
          </w:tcPr>
          <w:p w14:paraId="034FA29C" w14:textId="279A257F"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1.900</w:t>
            </w:r>
          </w:p>
        </w:tc>
      </w:tr>
      <w:tr w:rsidR="00B4059D" w:rsidRPr="004120BA" w14:paraId="3BAF252E"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06159C9E" w14:textId="77777777" w:rsidR="0018441A" w:rsidRPr="004120BA" w:rsidRDefault="0018441A" w:rsidP="0018441A">
            <w:pPr>
              <w:jc w:val="center"/>
              <w:rPr>
                <w:sz w:val="16"/>
                <w:szCs w:val="16"/>
              </w:rPr>
            </w:pPr>
          </w:p>
        </w:tc>
        <w:tc>
          <w:tcPr>
            <w:tcW w:w="1000" w:type="dxa"/>
            <w:vMerge/>
          </w:tcPr>
          <w:p w14:paraId="06260755"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7BF4089D"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5BFB6CD7"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578B4D0B"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11DDBFF2" w14:textId="5F9D53E0"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VDD18A_TS</w:t>
            </w:r>
          </w:p>
        </w:tc>
        <w:tc>
          <w:tcPr>
            <w:tcW w:w="1001" w:type="dxa"/>
          </w:tcPr>
          <w:p w14:paraId="484BCD7A" w14:textId="31A790F1"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1.710</w:t>
            </w:r>
          </w:p>
        </w:tc>
        <w:tc>
          <w:tcPr>
            <w:tcW w:w="1001" w:type="dxa"/>
          </w:tcPr>
          <w:p w14:paraId="45E9D017" w14:textId="04703BDB"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1.800</w:t>
            </w:r>
          </w:p>
        </w:tc>
        <w:tc>
          <w:tcPr>
            <w:tcW w:w="999" w:type="dxa"/>
          </w:tcPr>
          <w:p w14:paraId="16B2DD8C" w14:textId="60B4ECEA"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1.890</w:t>
            </w:r>
          </w:p>
        </w:tc>
      </w:tr>
      <w:tr w:rsidR="00B4059D" w:rsidRPr="004120BA" w14:paraId="1457B20A"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4932340C" w14:textId="77777777" w:rsidR="0018441A" w:rsidRPr="004120BA" w:rsidRDefault="0018441A" w:rsidP="0018441A">
            <w:pPr>
              <w:jc w:val="center"/>
              <w:rPr>
                <w:sz w:val="16"/>
                <w:szCs w:val="16"/>
              </w:rPr>
            </w:pPr>
          </w:p>
        </w:tc>
        <w:tc>
          <w:tcPr>
            <w:tcW w:w="1000" w:type="dxa"/>
            <w:vMerge/>
          </w:tcPr>
          <w:p w14:paraId="26037E23"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6F0ACD05"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0C681D86"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114155F4"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7CEA344D" w14:textId="17F1BB3B"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VDD18P_GPSYS</w:t>
            </w:r>
          </w:p>
        </w:tc>
        <w:tc>
          <w:tcPr>
            <w:tcW w:w="1001" w:type="dxa"/>
          </w:tcPr>
          <w:p w14:paraId="43C968DB" w14:textId="2FA88154"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1.650</w:t>
            </w:r>
          </w:p>
        </w:tc>
        <w:tc>
          <w:tcPr>
            <w:tcW w:w="1001" w:type="dxa"/>
          </w:tcPr>
          <w:p w14:paraId="1012C8D4" w14:textId="6E764483"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1.800</w:t>
            </w:r>
          </w:p>
        </w:tc>
        <w:tc>
          <w:tcPr>
            <w:tcW w:w="999" w:type="dxa"/>
          </w:tcPr>
          <w:p w14:paraId="3AF8B670" w14:textId="4A2F3CFE"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1.950</w:t>
            </w:r>
          </w:p>
        </w:tc>
      </w:tr>
      <w:tr w:rsidR="00B4059D" w:rsidRPr="004120BA" w14:paraId="5ED73321"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0355F0AB" w14:textId="77777777" w:rsidR="0018441A" w:rsidRPr="004120BA" w:rsidRDefault="0018441A" w:rsidP="0018441A">
            <w:pPr>
              <w:jc w:val="center"/>
              <w:rPr>
                <w:sz w:val="16"/>
                <w:szCs w:val="16"/>
              </w:rPr>
            </w:pPr>
          </w:p>
        </w:tc>
        <w:tc>
          <w:tcPr>
            <w:tcW w:w="1000" w:type="dxa"/>
            <w:vMerge/>
          </w:tcPr>
          <w:p w14:paraId="12FE8B18"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4A2AC952"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667A3211"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78DFA9DD"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5EE906CC" w14:textId="1143A93A"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UFS_VDD18A</w:t>
            </w:r>
          </w:p>
        </w:tc>
        <w:tc>
          <w:tcPr>
            <w:tcW w:w="1001" w:type="dxa"/>
          </w:tcPr>
          <w:p w14:paraId="45CED86A" w14:textId="6BBFDE73"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1.710</w:t>
            </w:r>
          </w:p>
        </w:tc>
        <w:tc>
          <w:tcPr>
            <w:tcW w:w="1001" w:type="dxa"/>
          </w:tcPr>
          <w:p w14:paraId="49A0A662" w14:textId="3AC5CD73"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1.800</w:t>
            </w:r>
          </w:p>
        </w:tc>
        <w:tc>
          <w:tcPr>
            <w:tcW w:w="999" w:type="dxa"/>
          </w:tcPr>
          <w:p w14:paraId="0F95F83A" w14:textId="51678F5D"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1.890</w:t>
            </w:r>
          </w:p>
        </w:tc>
      </w:tr>
      <w:tr w:rsidR="00B4059D" w:rsidRPr="004120BA" w14:paraId="3517032B"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00D1620B" w14:textId="77777777" w:rsidR="0018441A" w:rsidRPr="004120BA" w:rsidRDefault="0018441A" w:rsidP="0018441A">
            <w:pPr>
              <w:jc w:val="center"/>
              <w:rPr>
                <w:sz w:val="16"/>
                <w:szCs w:val="16"/>
              </w:rPr>
            </w:pPr>
          </w:p>
        </w:tc>
        <w:tc>
          <w:tcPr>
            <w:tcW w:w="1000" w:type="dxa"/>
            <w:vMerge/>
          </w:tcPr>
          <w:p w14:paraId="7BAAE66E"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66571121"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35391E71"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6B51ADC3"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742E7198" w14:textId="0CF3D3C8"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VDD18D_MAIN_OSC</w:t>
            </w:r>
          </w:p>
        </w:tc>
        <w:tc>
          <w:tcPr>
            <w:tcW w:w="1001" w:type="dxa"/>
          </w:tcPr>
          <w:p w14:paraId="66C7BB31" w14:textId="01104FD7"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1.710</w:t>
            </w:r>
          </w:p>
        </w:tc>
        <w:tc>
          <w:tcPr>
            <w:tcW w:w="1001" w:type="dxa"/>
          </w:tcPr>
          <w:p w14:paraId="4EF0F28A" w14:textId="69D396B6"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1.800</w:t>
            </w:r>
          </w:p>
        </w:tc>
        <w:tc>
          <w:tcPr>
            <w:tcW w:w="999" w:type="dxa"/>
          </w:tcPr>
          <w:p w14:paraId="1EC17410" w14:textId="7549B961"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1.890</w:t>
            </w:r>
          </w:p>
        </w:tc>
      </w:tr>
      <w:tr w:rsidR="00B4059D" w:rsidRPr="004120BA" w14:paraId="53CB30DF"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4EE16B00" w14:textId="77777777" w:rsidR="0018441A" w:rsidRPr="004120BA" w:rsidRDefault="0018441A" w:rsidP="0018441A">
            <w:pPr>
              <w:jc w:val="center"/>
              <w:rPr>
                <w:sz w:val="16"/>
                <w:szCs w:val="16"/>
              </w:rPr>
            </w:pPr>
          </w:p>
        </w:tc>
        <w:tc>
          <w:tcPr>
            <w:tcW w:w="1000" w:type="dxa"/>
            <w:vMerge/>
          </w:tcPr>
          <w:p w14:paraId="38D2CBCC"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09E12110"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1CBE0F06"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42531319"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14CF8456" w14:textId="2859ADCF"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VDD18A_PLL_PCIE</w:t>
            </w:r>
          </w:p>
        </w:tc>
        <w:tc>
          <w:tcPr>
            <w:tcW w:w="1001" w:type="dxa"/>
          </w:tcPr>
          <w:p w14:paraId="1DC483B3" w14:textId="136DA383"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1.700</w:t>
            </w:r>
          </w:p>
        </w:tc>
        <w:tc>
          <w:tcPr>
            <w:tcW w:w="1001" w:type="dxa"/>
          </w:tcPr>
          <w:p w14:paraId="5E55F734" w14:textId="70268CBD"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1.800</w:t>
            </w:r>
          </w:p>
        </w:tc>
        <w:tc>
          <w:tcPr>
            <w:tcW w:w="999" w:type="dxa"/>
          </w:tcPr>
          <w:p w14:paraId="35D16384" w14:textId="11F218B0"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1.900</w:t>
            </w:r>
          </w:p>
        </w:tc>
      </w:tr>
      <w:tr w:rsidR="00B4059D" w:rsidRPr="004120BA" w14:paraId="089302BA"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351EABA3" w14:textId="77777777" w:rsidR="0018441A" w:rsidRPr="004120BA" w:rsidRDefault="0018441A" w:rsidP="0018441A">
            <w:pPr>
              <w:jc w:val="center"/>
              <w:rPr>
                <w:sz w:val="16"/>
                <w:szCs w:val="16"/>
              </w:rPr>
            </w:pPr>
          </w:p>
        </w:tc>
        <w:tc>
          <w:tcPr>
            <w:tcW w:w="1000" w:type="dxa"/>
            <w:vMerge/>
          </w:tcPr>
          <w:p w14:paraId="74AB50C5"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6B469D7C"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0F148B12"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2227F01B"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47A1A070" w14:textId="0FA9CC51"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VDD18A_PLL_MIPI</w:t>
            </w:r>
          </w:p>
        </w:tc>
        <w:tc>
          <w:tcPr>
            <w:tcW w:w="1001" w:type="dxa"/>
          </w:tcPr>
          <w:p w14:paraId="0B66C13D" w14:textId="000FF1A2"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1.700</w:t>
            </w:r>
          </w:p>
        </w:tc>
        <w:tc>
          <w:tcPr>
            <w:tcW w:w="1001" w:type="dxa"/>
          </w:tcPr>
          <w:p w14:paraId="5483F2F9" w14:textId="7EB57BC9"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1.800</w:t>
            </w:r>
          </w:p>
        </w:tc>
        <w:tc>
          <w:tcPr>
            <w:tcW w:w="999" w:type="dxa"/>
          </w:tcPr>
          <w:p w14:paraId="00F985FA" w14:textId="135AC71C"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1.900</w:t>
            </w:r>
          </w:p>
        </w:tc>
      </w:tr>
      <w:tr w:rsidR="00B4059D" w:rsidRPr="004120BA" w14:paraId="555D248A"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0ADC48EE" w14:textId="77777777" w:rsidR="0018441A" w:rsidRPr="004120BA" w:rsidRDefault="0018441A" w:rsidP="0018441A">
            <w:pPr>
              <w:jc w:val="center"/>
              <w:rPr>
                <w:sz w:val="16"/>
                <w:szCs w:val="16"/>
              </w:rPr>
            </w:pPr>
          </w:p>
        </w:tc>
        <w:tc>
          <w:tcPr>
            <w:tcW w:w="1000" w:type="dxa"/>
            <w:vMerge/>
          </w:tcPr>
          <w:p w14:paraId="3FE67E25"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08822750"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042AE1B0"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7C20C432"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4BA14A98" w14:textId="1C952C74"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VDD18A_PLL_DDR0</w:t>
            </w:r>
          </w:p>
        </w:tc>
        <w:tc>
          <w:tcPr>
            <w:tcW w:w="1001" w:type="dxa"/>
          </w:tcPr>
          <w:p w14:paraId="0236BFB7" w14:textId="21D72939"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1.700</w:t>
            </w:r>
          </w:p>
        </w:tc>
        <w:tc>
          <w:tcPr>
            <w:tcW w:w="1001" w:type="dxa"/>
          </w:tcPr>
          <w:p w14:paraId="458DAE37" w14:textId="56552355"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1.800</w:t>
            </w:r>
          </w:p>
        </w:tc>
        <w:tc>
          <w:tcPr>
            <w:tcW w:w="999" w:type="dxa"/>
          </w:tcPr>
          <w:p w14:paraId="2326B59D" w14:textId="1B39537D"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1.900</w:t>
            </w:r>
          </w:p>
        </w:tc>
      </w:tr>
      <w:tr w:rsidR="00B4059D" w:rsidRPr="004120BA" w14:paraId="69F3B689"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714FB632" w14:textId="77777777" w:rsidR="0018441A" w:rsidRPr="004120BA" w:rsidRDefault="0018441A" w:rsidP="0018441A">
            <w:pPr>
              <w:jc w:val="center"/>
              <w:rPr>
                <w:sz w:val="16"/>
                <w:szCs w:val="16"/>
              </w:rPr>
            </w:pPr>
          </w:p>
        </w:tc>
        <w:tc>
          <w:tcPr>
            <w:tcW w:w="1000" w:type="dxa"/>
            <w:vMerge/>
          </w:tcPr>
          <w:p w14:paraId="1A0D83DE"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13889E1D"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7B26766E"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0D9A4723"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6D621A27" w14:textId="0144B390"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VDD18A_PLL_DDR1</w:t>
            </w:r>
          </w:p>
        </w:tc>
        <w:tc>
          <w:tcPr>
            <w:tcW w:w="1001" w:type="dxa"/>
          </w:tcPr>
          <w:p w14:paraId="150A9F98" w14:textId="43A943EC"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1.700</w:t>
            </w:r>
          </w:p>
        </w:tc>
        <w:tc>
          <w:tcPr>
            <w:tcW w:w="1001" w:type="dxa"/>
          </w:tcPr>
          <w:p w14:paraId="1C32549C" w14:textId="4F9F9FCF"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1.800</w:t>
            </w:r>
          </w:p>
        </w:tc>
        <w:tc>
          <w:tcPr>
            <w:tcW w:w="999" w:type="dxa"/>
          </w:tcPr>
          <w:p w14:paraId="13D8B500" w14:textId="39C29CCB"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1.900</w:t>
            </w:r>
          </w:p>
        </w:tc>
      </w:tr>
      <w:tr w:rsidR="00B4059D" w:rsidRPr="004120BA" w14:paraId="1C1002F5"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45AE951D" w14:textId="77777777" w:rsidR="0018441A" w:rsidRPr="004120BA" w:rsidRDefault="0018441A" w:rsidP="0018441A">
            <w:pPr>
              <w:jc w:val="center"/>
              <w:rPr>
                <w:sz w:val="16"/>
                <w:szCs w:val="16"/>
              </w:rPr>
            </w:pPr>
          </w:p>
        </w:tc>
        <w:tc>
          <w:tcPr>
            <w:tcW w:w="1000" w:type="dxa"/>
            <w:vMerge/>
          </w:tcPr>
          <w:p w14:paraId="559B503A"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4261A0FB"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366983D8"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08F3B3F6"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6EB558DD" w14:textId="7A05F45B"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VDD18A_PLL_DDR2</w:t>
            </w:r>
          </w:p>
        </w:tc>
        <w:tc>
          <w:tcPr>
            <w:tcW w:w="1001" w:type="dxa"/>
          </w:tcPr>
          <w:p w14:paraId="3BDB1D08" w14:textId="517C3461"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1.700</w:t>
            </w:r>
          </w:p>
        </w:tc>
        <w:tc>
          <w:tcPr>
            <w:tcW w:w="1001" w:type="dxa"/>
          </w:tcPr>
          <w:p w14:paraId="4A0C9735" w14:textId="24F247AE"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1.800</w:t>
            </w:r>
          </w:p>
        </w:tc>
        <w:tc>
          <w:tcPr>
            <w:tcW w:w="999" w:type="dxa"/>
          </w:tcPr>
          <w:p w14:paraId="71542420" w14:textId="7DB49AE6"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1.900</w:t>
            </w:r>
          </w:p>
        </w:tc>
      </w:tr>
      <w:tr w:rsidR="00B4059D" w:rsidRPr="004120BA" w14:paraId="2E5CC1F1"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2D4E28E7" w14:textId="77777777" w:rsidR="0018441A" w:rsidRPr="004120BA" w:rsidRDefault="0018441A" w:rsidP="0018441A">
            <w:pPr>
              <w:jc w:val="center"/>
              <w:rPr>
                <w:sz w:val="16"/>
                <w:szCs w:val="16"/>
              </w:rPr>
            </w:pPr>
          </w:p>
        </w:tc>
        <w:tc>
          <w:tcPr>
            <w:tcW w:w="1000" w:type="dxa"/>
            <w:vMerge/>
          </w:tcPr>
          <w:p w14:paraId="2A83ECBA"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221D6800"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5D2B85F7"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69BF36E2"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491BF1AD" w14:textId="14A76EB5"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VDD18A_PLL_DDR3</w:t>
            </w:r>
          </w:p>
        </w:tc>
        <w:tc>
          <w:tcPr>
            <w:tcW w:w="1001" w:type="dxa"/>
          </w:tcPr>
          <w:p w14:paraId="6CE5E1E4" w14:textId="764EC0AF"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1.700</w:t>
            </w:r>
          </w:p>
        </w:tc>
        <w:tc>
          <w:tcPr>
            <w:tcW w:w="1001" w:type="dxa"/>
          </w:tcPr>
          <w:p w14:paraId="22AA3B09" w14:textId="4642FCD9"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1.800</w:t>
            </w:r>
          </w:p>
        </w:tc>
        <w:tc>
          <w:tcPr>
            <w:tcW w:w="999" w:type="dxa"/>
          </w:tcPr>
          <w:p w14:paraId="07953A5B" w14:textId="12EAF3AA"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1.900</w:t>
            </w:r>
          </w:p>
        </w:tc>
      </w:tr>
      <w:tr w:rsidR="00B4059D" w:rsidRPr="004120BA" w14:paraId="5D562985"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37890960" w14:textId="77777777" w:rsidR="0018441A" w:rsidRPr="004120BA" w:rsidRDefault="0018441A" w:rsidP="0018441A">
            <w:pPr>
              <w:jc w:val="center"/>
              <w:rPr>
                <w:sz w:val="16"/>
                <w:szCs w:val="16"/>
              </w:rPr>
            </w:pPr>
          </w:p>
        </w:tc>
        <w:tc>
          <w:tcPr>
            <w:tcW w:w="1000" w:type="dxa"/>
            <w:vMerge/>
          </w:tcPr>
          <w:p w14:paraId="1F398503"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7CB09575"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1D62B3C0"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6E96852B"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132D59B4" w14:textId="5A928AA3"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VDD18A_PLL_DPWRAP</w:t>
            </w:r>
          </w:p>
        </w:tc>
        <w:tc>
          <w:tcPr>
            <w:tcW w:w="1001" w:type="dxa"/>
          </w:tcPr>
          <w:p w14:paraId="0FA689D4" w14:textId="42DD6CCD"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1.700</w:t>
            </w:r>
          </w:p>
        </w:tc>
        <w:tc>
          <w:tcPr>
            <w:tcW w:w="1001" w:type="dxa"/>
          </w:tcPr>
          <w:p w14:paraId="72BB5818" w14:textId="43A3C94B"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1.800</w:t>
            </w:r>
          </w:p>
        </w:tc>
        <w:tc>
          <w:tcPr>
            <w:tcW w:w="999" w:type="dxa"/>
          </w:tcPr>
          <w:p w14:paraId="43D4B189" w14:textId="7D6E0D65"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1.900</w:t>
            </w:r>
          </w:p>
        </w:tc>
      </w:tr>
      <w:tr w:rsidR="00B4059D" w:rsidRPr="004120BA" w14:paraId="6D1A1383"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4D83C5CE" w14:textId="77777777" w:rsidR="0018441A" w:rsidRPr="004120BA" w:rsidRDefault="0018441A" w:rsidP="0018441A">
            <w:pPr>
              <w:jc w:val="center"/>
              <w:rPr>
                <w:sz w:val="16"/>
                <w:szCs w:val="16"/>
              </w:rPr>
            </w:pPr>
          </w:p>
        </w:tc>
        <w:tc>
          <w:tcPr>
            <w:tcW w:w="1000" w:type="dxa"/>
            <w:vMerge/>
          </w:tcPr>
          <w:p w14:paraId="53485EA7"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1A641F50"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0E11F018"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61348CC0"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4E3E3E80" w14:textId="0204E304"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VDD18A_PLL_SDM</w:t>
            </w:r>
          </w:p>
        </w:tc>
        <w:tc>
          <w:tcPr>
            <w:tcW w:w="1001" w:type="dxa"/>
          </w:tcPr>
          <w:p w14:paraId="0AFD59EB" w14:textId="1085C5BB"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1.700</w:t>
            </w:r>
          </w:p>
        </w:tc>
        <w:tc>
          <w:tcPr>
            <w:tcW w:w="1001" w:type="dxa"/>
          </w:tcPr>
          <w:p w14:paraId="72AC8CEE" w14:textId="76FF5007"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1.800</w:t>
            </w:r>
          </w:p>
        </w:tc>
        <w:tc>
          <w:tcPr>
            <w:tcW w:w="999" w:type="dxa"/>
          </w:tcPr>
          <w:p w14:paraId="410BEE38" w14:textId="3BAE1D1F"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1.900</w:t>
            </w:r>
          </w:p>
        </w:tc>
      </w:tr>
      <w:tr w:rsidR="00B4059D" w:rsidRPr="004120BA" w14:paraId="6C13E26E"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1C6B8832" w14:textId="77777777" w:rsidR="0018441A" w:rsidRPr="004120BA" w:rsidRDefault="0018441A" w:rsidP="0018441A">
            <w:pPr>
              <w:jc w:val="center"/>
              <w:rPr>
                <w:sz w:val="16"/>
                <w:szCs w:val="16"/>
              </w:rPr>
            </w:pPr>
          </w:p>
        </w:tc>
        <w:tc>
          <w:tcPr>
            <w:tcW w:w="1000" w:type="dxa"/>
            <w:vMerge/>
          </w:tcPr>
          <w:p w14:paraId="6454A687"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1E856402"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7E5A67D4"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6D4E3EAD"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59CE2595" w14:textId="219FFC6A"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VDD18A_PLL_SRVC</w:t>
            </w:r>
          </w:p>
        </w:tc>
        <w:tc>
          <w:tcPr>
            <w:tcW w:w="1001" w:type="dxa"/>
          </w:tcPr>
          <w:p w14:paraId="2CB49C32" w14:textId="11A3334C"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1.700</w:t>
            </w:r>
          </w:p>
        </w:tc>
        <w:tc>
          <w:tcPr>
            <w:tcW w:w="1001" w:type="dxa"/>
          </w:tcPr>
          <w:p w14:paraId="121D452A" w14:textId="3CF39458"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1.800</w:t>
            </w:r>
          </w:p>
        </w:tc>
        <w:tc>
          <w:tcPr>
            <w:tcW w:w="999" w:type="dxa"/>
          </w:tcPr>
          <w:p w14:paraId="0CAE79C4" w14:textId="678ED479"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1.900</w:t>
            </w:r>
          </w:p>
        </w:tc>
      </w:tr>
      <w:tr w:rsidR="00B4059D" w:rsidRPr="004120BA" w14:paraId="2D33C05F"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51E299AF" w14:textId="77777777" w:rsidR="0018441A" w:rsidRPr="004120BA" w:rsidRDefault="0018441A" w:rsidP="0018441A">
            <w:pPr>
              <w:jc w:val="center"/>
              <w:rPr>
                <w:sz w:val="16"/>
                <w:szCs w:val="16"/>
              </w:rPr>
            </w:pPr>
          </w:p>
        </w:tc>
        <w:tc>
          <w:tcPr>
            <w:tcW w:w="1000" w:type="dxa"/>
            <w:vMerge/>
          </w:tcPr>
          <w:p w14:paraId="7D2EB4FF"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03E2A675"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291887E2"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2D21B77A"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7DFBCB76" w14:textId="6D7A245C"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VDD18A_PLL_STRGB</w:t>
            </w:r>
          </w:p>
        </w:tc>
        <w:tc>
          <w:tcPr>
            <w:tcW w:w="1001" w:type="dxa"/>
          </w:tcPr>
          <w:p w14:paraId="488BBDDB" w14:textId="01D1C7AD"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1.700</w:t>
            </w:r>
          </w:p>
        </w:tc>
        <w:tc>
          <w:tcPr>
            <w:tcW w:w="1001" w:type="dxa"/>
          </w:tcPr>
          <w:p w14:paraId="15DCEC5F" w14:textId="67E5DAD6"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1.800</w:t>
            </w:r>
          </w:p>
        </w:tc>
        <w:tc>
          <w:tcPr>
            <w:tcW w:w="999" w:type="dxa"/>
          </w:tcPr>
          <w:p w14:paraId="44817A76" w14:textId="78093D46" w:rsidR="0018441A" w:rsidRPr="00AC1AE8"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AC1AE8">
              <w:rPr>
                <w:rFonts w:eastAsia="맑은 고딕" w:cs="Tahoma"/>
                <w:sz w:val="16"/>
                <w:szCs w:val="16"/>
              </w:rPr>
              <w:t>1.900</w:t>
            </w:r>
          </w:p>
        </w:tc>
      </w:tr>
      <w:tr w:rsidR="00B4059D" w:rsidRPr="004120BA" w14:paraId="29FE5073"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3567C51E" w14:textId="77777777" w:rsidR="0018441A" w:rsidRPr="004120BA" w:rsidRDefault="0018441A" w:rsidP="0018441A">
            <w:pPr>
              <w:jc w:val="center"/>
              <w:rPr>
                <w:sz w:val="16"/>
                <w:szCs w:val="16"/>
              </w:rPr>
            </w:pPr>
          </w:p>
        </w:tc>
        <w:tc>
          <w:tcPr>
            <w:tcW w:w="1000" w:type="dxa"/>
            <w:vMerge/>
          </w:tcPr>
          <w:p w14:paraId="6901EA1C"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097F28B0"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6E48ACB8"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7517054D"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48029763" w14:textId="1580AF1A"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VDD18D_GPSD0</w:t>
            </w:r>
          </w:p>
        </w:tc>
        <w:tc>
          <w:tcPr>
            <w:tcW w:w="1001" w:type="dxa"/>
          </w:tcPr>
          <w:p w14:paraId="62EA2A8F" w14:textId="04CA37EA"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1.650</w:t>
            </w:r>
          </w:p>
        </w:tc>
        <w:tc>
          <w:tcPr>
            <w:tcW w:w="1001" w:type="dxa"/>
          </w:tcPr>
          <w:p w14:paraId="4F8813A7" w14:textId="5CCFB9B6"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1.800</w:t>
            </w:r>
          </w:p>
        </w:tc>
        <w:tc>
          <w:tcPr>
            <w:tcW w:w="999" w:type="dxa"/>
          </w:tcPr>
          <w:p w14:paraId="6467F0AE" w14:textId="281473AE" w:rsidR="0018441A" w:rsidRPr="00AC1AE8"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AC1AE8">
              <w:rPr>
                <w:rFonts w:eastAsia="맑은 고딕" w:cs="Tahoma"/>
                <w:sz w:val="16"/>
                <w:szCs w:val="16"/>
              </w:rPr>
              <w:t>1.950</w:t>
            </w:r>
          </w:p>
        </w:tc>
      </w:tr>
      <w:tr w:rsidR="00B4059D" w:rsidRPr="004120BA" w14:paraId="4C3C816D"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1C611655" w14:textId="77777777" w:rsidR="0018441A" w:rsidRPr="004120BA" w:rsidRDefault="0018441A" w:rsidP="0018441A">
            <w:pPr>
              <w:jc w:val="center"/>
              <w:rPr>
                <w:sz w:val="16"/>
                <w:szCs w:val="16"/>
              </w:rPr>
            </w:pPr>
          </w:p>
        </w:tc>
        <w:tc>
          <w:tcPr>
            <w:tcW w:w="1000" w:type="dxa"/>
            <w:vMerge/>
          </w:tcPr>
          <w:p w14:paraId="53A28A74"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1DA65A3C"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11E07E53"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6C5AF76A"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2C087A66" w14:textId="33A697A7" w:rsidR="0018441A" w:rsidRPr="00243834"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돋움" w:cs="Arial"/>
                <w:color w:val="0000CC"/>
                <w:sz w:val="16"/>
                <w:szCs w:val="16"/>
              </w:rPr>
            </w:pPr>
            <w:r w:rsidRPr="00243834">
              <w:rPr>
                <w:rFonts w:eastAsia="돋움" w:cs="Arial"/>
                <w:color w:val="0000CC"/>
                <w:sz w:val="16"/>
                <w:szCs w:val="16"/>
              </w:rPr>
              <w:t>eMMC (VCCQ)</w:t>
            </w:r>
          </w:p>
        </w:tc>
        <w:tc>
          <w:tcPr>
            <w:tcW w:w="1001" w:type="dxa"/>
          </w:tcPr>
          <w:p w14:paraId="6E4AD8F3" w14:textId="1914B969" w:rsidR="0018441A" w:rsidRPr="00243834"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돋움" w:cs="Arial"/>
                <w:color w:val="0000CC"/>
                <w:sz w:val="16"/>
                <w:szCs w:val="16"/>
              </w:rPr>
            </w:pPr>
            <w:r w:rsidRPr="00243834">
              <w:rPr>
                <w:rFonts w:eastAsia="돋움" w:cs="Arial"/>
                <w:color w:val="0000CC"/>
                <w:sz w:val="16"/>
                <w:szCs w:val="16"/>
              </w:rPr>
              <w:t>1.650</w:t>
            </w:r>
          </w:p>
        </w:tc>
        <w:tc>
          <w:tcPr>
            <w:tcW w:w="1001" w:type="dxa"/>
          </w:tcPr>
          <w:p w14:paraId="2FC38C93" w14:textId="4B19BF85" w:rsidR="0018441A" w:rsidRPr="00243834"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돋움" w:cs="Arial"/>
                <w:color w:val="0000CC"/>
                <w:sz w:val="16"/>
                <w:szCs w:val="16"/>
              </w:rPr>
            </w:pPr>
            <w:r w:rsidRPr="00243834">
              <w:rPr>
                <w:rFonts w:eastAsia="돋움" w:cs="Arial"/>
                <w:color w:val="0000CC"/>
                <w:sz w:val="16"/>
                <w:szCs w:val="16"/>
              </w:rPr>
              <w:t>1.800</w:t>
            </w:r>
          </w:p>
        </w:tc>
        <w:tc>
          <w:tcPr>
            <w:tcW w:w="999" w:type="dxa"/>
          </w:tcPr>
          <w:p w14:paraId="6598DA70" w14:textId="35D52B02" w:rsidR="0018441A" w:rsidRPr="00243834"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돋움" w:cs="Arial"/>
                <w:color w:val="0000CC"/>
                <w:sz w:val="16"/>
                <w:szCs w:val="16"/>
              </w:rPr>
            </w:pPr>
            <w:r w:rsidRPr="00243834">
              <w:rPr>
                <w:rFonts w:eastAsia="돋움" w:cs="Arial"/>
                <w:color w:val="0000CC"/>
                <w:sz w:val="16"/>
                <w:szCs w:val="16"/>
              </w:rPr>
              <w:t>3.600</w:t>
            </w:r>
          </w:p>
        </w:tc>
      </w:tr>
      <w:tr w:rsidR="00B4059D" w:rsidRPr="004120BA" w14:paraId="0965A86C"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tcPr>
          <w:p w14:paraId="07C7AFB6" w14:textId="77777777" w:rsidR="0018441A" w:rsidRPr="004120BA" w:rsidRDefault="0018441A" w:rsidP="0018441A">
            <w:pPr>
              <w:jc w:val="center"/>
              <w:rPr>
                <w:sz w:val="16"/>
                <w:szCs w:val="16"/>
              </w:rPr>
            </w:pPr>
            <w:r>
              <w:rPr>
                <w:rFonts w:hint="eastAsia"/>
                <w:sz w:val="16"/>
                <w:szCs w:val="16"/>
              </w:rPr>
              <w:t>3</w:t>
            </w:r>
          </w:p>
        </w:tc>
        <w:tc>
          <w:tcPr>
            <w:tcW w:w="1000" w:type="dxa"/>
          </w:tcPr>
          <w:p w14:paraId="12AC9058"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r>
              <w:rPr>
                <w:rFonts w:hint="eastAsia"/>
                <w:sz w:val="16"/>
                <w:szCs w:val="16"/>
              </w:rPr>
              <w:t>3</w:t>
            </w:r>
          </w:p>
        </w:tc>
        <w:tc>
          <w:tcPr>
            <w:tcW w:w="1466" w:type="dxa"/>
          </w:tcPr>
          <w:p w14:paraId="030E1907" w14:textId="32F696DA"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PMIC_LDO_1</w:t>
            </w:r>
          </w:p>
          <w:p w14:paraId="4A43D6C0"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r>
              <w:rPr>
                <w:rFonts w:hint="eastAsia"/>
                <w:sz w:val="16"/>
                <w:szCs w:val="16"/>
              </w:rPr>
              <w:t>(MEM_1P8)</w:t>
            </w:r>
          </w:p>
        </w:tc>
        <w:tc>
          <w:tcPr>
            <w:tcW w:w="1001" w:type="dxa"/>
          </w:tcPr>
          <w:p w14:paraId="279264B6"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r>
              <w:rPr>
                <w:rFonts w:hint="eastAsia"/>
                <w:sz w:val="16"/>
                <w:szCs w:val="16"/>
              </w:rPr>
              <w:t>1.8</w:t>
            </w:r>
          </w:p>
        </w:tc>
        <w:tc>
          <w:tcPr>
            <w:tcW w:w="1001" w:type="dxa"/>
          </w:tcPr>
          <w:p w14:paraId="362E5AB5" w14:textId="522385B3" w:rsidR="0018441A" w:rsidRPr="004120BA" w:rsidRDefault="00E2366E"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140</w:t>
            </w:r>
          </w:p>
        </w:tc>
        <w:tc>
          <w:tcPr>
            <w:tcW w:w="1999" w:type="dxa"/>
          </w:tcPr>
          <w:p w14:paraId="7989C540" w14:textId="4DDFAF76" w:rsidR="0018441A" w:rsidRPr="00243834"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돋움" w:cs="Arial"/>
                <w:color w:val="0000CC"/>
                <w:sz w:val="16"/>
                <w:szCs w:val="16"/>
              </w:rPr>
            </w:pPr>
            <w:r w:rsidRPr="00243834">
              <w:rPr>
                <w:rFonts w:eastAsia="돋움" w:cs="Arial"/>
                <w:color w:val="0000CC"/>
                <w:sz w:val="16"/>
                <w:szCs w:val="16"/>
              </w:rPr>
              <w:t>DRAM_VDD1</w:t>
            </w:r>
          </w:p>
        </w:tc>
        <w:tc>
          <w:tcPr>
            <w:tcW w:w="1001" w:type="dxa"/>
          </w:tcPr>
          <w:p w14:paraId="50A6417C" w14:textId="195B2380" w:rsidR="0018441A" w:rsidRPr="00243834"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돋움" w:cs="Arial"/>
                <w:color w:val="0000CC"/>
                <w:sz w:val="16"/>
                <w:szCs w:val="16"/>
              </w:rPr>
            </w:pPr>
            <w:r w:rsidRPr="00243834">
              <w:rPr>
                <w:rFonts w:eastAsia="돋움" w:cs="Arial"/>
                <w:color w:val="0000CC"/>
                <w:sz w:val="16"/>
                <w:szCs w:val="16"/>
              </w:rPr>
              <w:t>1.700</w:t>
            </w:r>
          </w:p>
        </w:tc>
        <w:tc>
          <w:tcPr>
            <w:tcW w:w="1001" w:type="dxa"/>
          </w:tcPr>
          <w:p w14:paraId="770FA510" w14:textId="586DB2FA" w:rsidR="0018441A" w:rsidRPr="00243834"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돋움" w:cs="Arial"/>
                <w:color w:val="0000CC"/>
                <w:sz w:val="16"/>
                <w:szCs w:val="16"/>
              </w:rPr>
            </w:pPr>
            <w:r w:rsidRPr="00243834">
              <w:rPr>
                <w:rFonts w:eastAsia="돋움" w:cs="Arial"/>
                <w:color w:val="0000CC"/>
                <w:sz w:val="16"/>
                <w:szCs w:val="16"/>
              </w:rPr>
              <w:t>1.800</w:t>
            </w:r>
          </w:p>
        </w:tc>
        <w:tc>
          <w:tcPr>
            <w:tcW w:w="999" w:type="dxa"/>
          </w:tcPr>
          <w:p w14:paraId="22B77BC0" w14:textId="0377F39F" w:rsidR="0018441A" w:rsidRPr="00243834"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돋움" w:cs="Arial"/>
                <w:color w:val="0000CC"/>
                <w:sz w:val="16"/>
                <w:szCs w:val="16"/>
              </w:rPr>
            </w:pPr>
            <w:r w:rsidRPr="00243834">
              <w:rPr>
                <w:rFonts w:eastAsia="돋움" w:cs="Arial"/>
                <w:color w:val="0000CC"/>
                <w:sz w:val="16"/>
                <w:szCs w:val="16"/>
              </w:rPr>
              <w:t>1.950</w:t>
            </w:r>
          </w:p>
        </w:tc>
      </w:tr>
      <w:tr w:rsidR="00B4059D" w:rsidRPr="004120BA" w14:paraId="323C6878"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val="restart"/>
          </w:tcPr>
          <w:p w14:paraId="1BFAE7A4" w14:textId="77777777" w:rsidR="0018441A" w:rsidRPr="004120BA" w:rsidRDefault="0018441A" w:rsidP="0018441A">
            <w:pPr>
              <w:jc w:val="center"/>
              <w:rPr>
                <w:sz w:val="16"/>
                <w:szCs w:val="16"/>
              </w:rPr>
            </w:pPr>
            <w:r>
              <w:rPr>
                <w:rFonts w:hint="eastAsia"/>
                <w:sz w:val="16"/>
                <w:szCs w:val="16"/>
              </w:rPr>
              <w:t>3</w:t>
            </w:r>
          </w:p>
        </w:tc>
        <w:tc>
          <w:tcPr>
            <w:tcW w:w="1000" w:type="dxa"/>
            <w:vMerge w:val="restart"/>
          </w:tcPr>
          <w:p w14:paraId="03953F18"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r>
              <w:rPr>
                <w:rFonts w:hint="eastAsia"/>
                <w:sz w:val="16"/>
                <w:szCs w:val="16"/>
              </w:rPr>
              <w:t>3</w:t>
            </w:r>
          </w:p>
        </w:tc>
        <w:tc>
          <w:tcPr>
            <w:tcW w:w="1466" w:type="dxa"/>
            <w:vMerge w:val="restart"/>
          </w:tcPr>
          <w:p w14:paraId="0FA23E42" w14:textId="7C27A402" w:rsidR="0018441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r>
              <w:rPr>
                <w:sz w:val="16"/>
                <w:szCs w:val="16"/>
              </w:rPr>
              <w:t>EXT_LDO</w:t>
            </w:r>
          </w:p>
          <w:p w14:paraId="5E3B28D7"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r>
              <w:rPr>
                <w:rFonts w:hint="eastAsia"/>
                <w:sz w:val="16"/>
                <w:szCs w:val="16"/>
              </w:rPr>
              <w:t>(MIPI_1P2)</w:t>
            </w:r>
          </w:p>
        </w:tc>
        <w:tc>
          <w:tcPr>
            <w:tcW w:w="1001" w:type="dxa"/>
            <w:vMerge w:val="restart"/>
          </w:tcPr>
          <w:p w14:paraId="1E9AA928"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r>
              <w:rPr>
                <w:rFonts w:hint="eastAsia"/>
                <w:sz w:val="16"/>
                <w:szCs w:val="16"/>
              </w:rPr>
              <w:t>1.2</w:t>
            </w:r>
          </w:p>
        </w:tc>
        <w:tc>
          <w:tcPr>
            <w:tcW w:w="1001" w:type="dxa"/>
            <w:vMerge w:val="restart"/>
          </w:tcPr>
          <w:p w14:paraId="2E583056" w14:textId="77F70A22" w:rsidR="0018441A" w:rsidRPr="004120BA" w:rsidRDefault="00E2366E"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r>
              <w:rPr>
                <w:sz w:val="16"/>
                <w:szCs w:val="16"/>
              </w:rPr>
              <w:t>140</w:t>
            </w:r>
          </w:p>
        </w:tc>
        <w:tc>
          <w:tcPr>
            <w:tcW w:w="1999" w:type="dxa"/>
          </w:tcPr>
          <w:p w14:paraId="6CAFCC92" w14:textId="2BC9C339" w:rsidR="0018441A" w:rsidRPr="00F45FF3"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F45FF3">
              <w:rPr>
                <w:rFonts w:eastAsia="맑은 고딕" w:cs="Tahoma"/>
                <w:sz w:val="16"/>
                <w:szCs w:val="16"/>
              </w:rPr>
              <w:t>M1_VDD12</w:t>
            </w:r>
          </w:p>
        </w:tc>
        <w:tc>
          <w:tcPr>
            <w:tcW w:w="1001" w:type="dxa"/>
          </w:tcPr>
          <w:p w14:paraId="32F78CA9" w14:textId="76533ED7" w:rsidR="0018441A" w:rsidRPr="00F45FF3"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F45FF3">
              <w:rPr>
                <w:rFonts w:eastAsia="맑은 고딕" w:cs="Tahoma"/>
                <w:sz w:val="16"/>
                <w:szCs w:val="16"/>
              </w:rPr>
              <w:t>1.14</w:t>
            </w:r>
          </w:p>
        </w:tc>
        <w:tc>
          <w:tcPr>
            <w:tcW w:w="1001" w:type="dxa"/>
          </w:tcPr>
          <w:p w14:paraId="5B368DF5" w14:textId="729EB5D7" w:rsidR="0018441A" w:rsidRPr="00F45FF3"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F45FF3">
              <w:rPr>
                <w:rFonts w:eastAsia="맑은 고딕" w:cs="Tahoma"/>
                <w:sz w:val="16"/>
                <w:szCs w:val="16"/>
              </w:rPr>
              <w:t>1.2</w:t>
            </w:r>
          </w:p>
        </w:tc>
        <w:tc>
          <w:tcPr>
            <w:tcW w:w="999" w:type="dxa"/>
          </w:tcPr>
          <w:p w14:paraId="1F4B5B9D" w14:textId="4DB2DD22" w:rsidR="0018441A" w:rsidRPr="00F45FF3"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F45FF3">
              <w:rPr>
                <w:rFonts w:eastAsia="맑은 고딕" w:cs="Tahoma"/>
                <w:sz w:val="16"/>
                <w:szCs w:val="16"/>
              </w:rPr>
              <w:t>1.26</w:t>
            </w:r>
          </w:p>
        </w:tc>
      </w:tr>
      <w:tr w:rsidR="00B4059D" w14:paraId="5DBCD12E"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5280A48D" w14:textId="77777777" w:rsidR="0018441A" w:rsidRDefault="0018441A" w:rsidP="0018441A">
            <w:pPr>
              <w:jc w:val="center"/>
              <w:rPr>
                <w:sz w:val="16"/>
                <w:szCs w:val="16"/>
              </w:rPr>
            </w:pPr>
          </w:p>
        </w:tc>
        <w:tc>
          <w:tcPr>
            <w:tcW w:w="1000" w:type="dxa"/>
            <w:vMerge/>
          </w:tcPr>
          <w:p w14:paraId="2C3590B6" w14:textId="77777777" w:rsidR="0018441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1DFD67A4" w14:textId="77777777" w:rsidR="0018441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1D7DCA09" w14:textId="77777777" w:rsidR="0018441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7DBC6B5F" w14:textId="77777777" w:rsidR="0018441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754FC1EC" w14:textId="61DA4E12" w:rsidR="0018441A" w:rsidRPr="00F45FF3"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F45FF3">
              <w:rPr>
                <w:rFonts w:eastAsia="맑은 고딕" w:cs="Tahoma"/>
                <w:sz w:val="16"/>
                <w:szCs w:val="16"/>
              </w:rPr>
              <w:t>M0_VDD12</w:t>
            </w:r>
          </w:p>
        </w:tc>
        <w:tc>
          <w:tcPr>
            <w:tcW w:w="1001" w:type="dxa"/>
          </w:tcPr>
          <w:p w14:paraId="59B4DE80" w14:textId="0EF1F7E3" w:rsidR="0018441A" w:rsidRPr="00F45FF3"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F45FF3">
              <w:rPr>
                <w:rFonts w:eastAsia="맑은 고딕" w:cs="Tahoma"/>
                <w:sz w:val="16"/>
                <w:szCs w:val="16"/>
              </w:rPr>
              <w:t>1.14</w:t>
            </w:r>
          </w:p>
        </w:tc>
        <w:tc>
          <w:tcPr>
            <w:tcW w:w="1001" w:type="dxa"/>
          </w:tcPr>
          <w:p w14:paraId="7205AC66" w14:textId="73BF6FCA" w:rsidR="0018441A" w:rsidRPr="00F45FF3"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F45FF3">
              <w:rPr>
                <w:rFonts w:eastAsia="맑은 고딕" w:cs="Tahoma"/>
                <w:sz w:val="16"/>
                <w:szCs w:val="16"/>
              </w:rPr>
              <w:t>1.2</w:t>
            </w:r>
          </w:p>
        </w:tc>
        <w:tc>
          <w:tcPr>
            <w:tcW w:w="999" w:type="dxa"/>
          </w:tcPr>
          <w:p w14:paraId="73ABDC53" w14:textId="12309EA8" w:rsidR="0018441A" w:rsidRPr="00F45FF3"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F45FF3">
              <w:rPr>
                <w:rFonts w:eastAsia="맑은 고딕" w:cs="Tahoma"/>
                <w:sz w:val="16"/>
                <w:szCs w:val="16"/>
              </w:rPr>
              <w:t>1.26</w:t>
            </w:r>
          </w:p>
        </w:tc>
      </w:tr>
      <w:tr w:rsidR="00B4059D" w14:paraId="15AA2902"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2FB1C195" w14:textId="77777777" w:rsidR="0018441A" w:rsidRDefault="0018441A" w:rsidP="0018441A">
            <w:pPr>
              <w:jc w:val="center"/>
              <w:rPr>
                <w:sz w:val="16"/>
                <w:szCs w:val="16"/>
              </w:rPr>
            </w:pPr>
          </w:p>
        </w:tc>
        <w:tc>
          <w:tcPr>
            <w:tcW w:w="1000" w:type="dxa"/>
            <w:vMerge/>
          </w:tcPr>
          <w:p w14:paraId="515C2BDF" w14:textId="77777777" w:rsidR="0018441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580BF36F" w14:textId="77777777" w:rsidR="0018441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5D86D8F7" w14:textId="77777777" w:rsidR="0018441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193E6E4C" w14:textId="77777777" w:rsidR="0018441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263334EF" w14:textId="6E4359B0" w:rsidR="0018441A" w:rsidRPr="00F45FF3"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F45FF3">
              <w:rPr>
                <w:rFonts w:eastAsia="맑은 고딕" w:cs="Tahoma"/>
                <w:sz w:val="16"/>
                <w:szCs w:val="16"/>
              </w:rPr>
              <w:t>VDD12D_UFS</w:t>
            </w:r>
          </w:p>
        </w:tc>
        <w:tc>
          <w:tcPr>
            <w:tcW w:w="1001" w:type="dxa"/>
          </w:tcPr>
          <w:p w14:paraId="4F4277DF" w14:textId="28D499CB" w:rsidR="0018441A" w:rsidRPr="00F45FF3"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F45FF3">
              <w:rPr>
                <w:rFonts w:eastAsia="맑은 고딕" w:cs="Tahoma"/>
                <w:sz w:val="16"/>
                <w:szCs w:val="16"/>
              </w:rPr>
              <w:t>1.08</w:t>
            </w:r>
          </w:p>
        </w:tc>
        <w:tc>
          <w:tcPr>
            <w:tcW w:w="1001" w:type="dxa"/>
          </w:tcPr>
          <w:p w14:paraId="32809CB1" w14:textId="7F1CC71A" w:rsidR="0018441A" w:rsidRPr="00F45FF3"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F45FF3">
              <w:rPr>
                <w:rFonts w:eastAsia="맑은 고딕" w:cs="Tahoma"/>
                <w:sz w:val="16"/>
                <w:szCs w:val="16"/>
              </w:rPr>
              <w:t>1.2</w:t>
            </w:r>
          </w:p>
        </w:tc>
        <w:tc>
          <w:tcPr>
            <w:tcW w:w="999" w:type="dxa"/>
          </w:tcPr>
          <w:p w14:paraId="1017AF09" w14:textId="0E0F1FCB" w:rsidR="0018441A" w:rsidRPr="00F45FF3"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F45FF3">
              <w:rPr>
                <w:rFonts w:eastAsia="맑은 고딕" w:cs="Tahoma"/>
                <w:sz w:val="16"/>
                <w:szCs w:val="16"/>
              </w:rPr>
              <w:t>1.32</w:t>
            </w:r>
          </w:p>
        </w:tc>
      </w:tr>
      <w:tr w:rsidR="00B4059D" w:rsidRPr="004120BA" w14:paraId="35954678"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val="restart"/>
          </w:tcPr>
          <w:p w14:paraId="3BF3FE87" w14:textId="77777777" w:rsidR="0018441A" w:rsidRPr="004120BA" w:rsidRDefault="0018441A" w:rsidP="0018441A">
            <w:pPr>
              <w:jc w:val="center"/>
              <w:rPr>
                <w:sz w:val="16"/>
                <w:szCs w:val="16"/>
              </w:rPr>
            </w:pPr>
            <w:r>
              <w:rPr>
                <w:rFonts w:hint="eastAsia"/>
                <w:sz w:val="16"/>
                <w:szCs w:val="16"/>
              </w:rPr>
              <w:t>4</w:t>
            </w:r>
          </w:p>
        </w:tc>
        <w:tc>
          <w:tcPr>
            <w:tcW w:w="1000" w:type="dxa"/>
            <w:vMerge w:val="restart"/>
          </w:tcPr>
          <w:p w14:paraId="1A7861DA"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r>
              <w:rPr>
                <w:rFonts w:hint="eastAsia"/>
                <w:sz w:val="16"/>
                <w:szCs w:val="16"/>
              </w:rPr>
              <w:t>2</w:t>
            </w:r>
          </w:p>
        </w:tc>
        <w:tc>
          <w:tcPr>
            <w:tcW w:w="1466" w:type="dxa"/>
            <w:vMerge w:val="restart"/>
          </w:tcPr>
          <w:p w14:paraId="797A3113" w14:textId="32BB21EE"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PMIC_BUCK_A</w:t>
            </w:r>
          </w:p>
          <w:p w14:paraId="419F3A27"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r>
              <w:rPr>
                <w:rFonts w:hint="eastAsia"/>
                <w:sz w:val="16"/>
                <w:szCs w:val="16"/>
              </w:rPr>
              <w:t>(IO_3P3)</w:t>
            </w:r>
          </w:p>
        </w:tc>
        <w:tc>
          <w:tcPr>
            <w:tcW w:w="1001" w:type="dxa"/>
            <w:vMerge w:val="restart"/>
          </w:tcPr>
          <w:p w14:paraId="1486B4E0"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r>
              <w:rPr>
                <w:rFonts w:hint="eastAsia"/>
                <w:sz w:val="16"/>
                <w:szCs w:val="16"/>
              </w:rPr>
              <w:t>3.3</w:t>
            </w:r>
          </w:p>
        </w:tc>
        <w:tc>
          <w:tcPr>
            <w:tcW w:w="1001" w:type="dxa"/>
            <w:vMerge w:val="restart"/>
          </w:tcPr>
          <w:p w14:paraId="0ED5AC87" w14:textId="58192A1C" w:rsidR="0018441A" w:rsidRDefault="00E2366E" w:rsidP="0018441A">
            <w:pPr>
              <w:jc w:val="center"/>
              <w:cnfStyle w:val="000000100000" w:firstRow="0" w:lastRow="0" w:firstColumn="0" w:lastColumn="0" w:oddVBand="0" w:evenVBand="0" w:oddHBand="1" w:evenHBand="0" w:firstRowFirstColumn="0" w:firstRowLastColumn="0" w:lastRowFirstColumn="0" w:lastRowLastColumn="0"/>
              <w:rPr>
                <w:rFonts w:cs="바탕"/>
                <w:b/>
                <w:bCs/>
                <w:sz w:val="16"/>
                <w:szCs w:val="16"/>
              </w:rPr>
            </w:pPr>
            <w:r>
              <w:rPr>
                <w:sz w:val="16"/>
                <w:szCs w:val="16"/>
              </w:rPr>
              <w:t>4000</w:t>
            </w:r>
          </w:p>
        </w:tc>
        <w:tc>
          <w:tcPr>
            <w:tcW w:w="1999" w:type="dxa"/>
          </w:tcPr>
          <w:p w14:paraId="48A5AF99" w14:textId="75435F39" w:rsidR="0018441A" w:rsidRPr="00F45FF3"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F45FF3">
              <w:rPr>
                <w:rFonts w:eastAsia="맑은 고딕" w:cs="Tahoma"/>
                <w:sz w:val="16"/>
                <w:szCs w:val="16"/>
              </w:rPr>
              <w:t>USB30_VDD33</w:t>
            </w:r>
          </w:p>
        </w:tc>
        <w:tc>
          <w:tcPr>
            <w:tcW w:w="1001" w:type="dxa"/>
          </w:tcPr>
          <w:p w14:paraId="71CDA0F5" w14:textId="21501120" w:rsidR="0018441A" w:rsidRPr="00F45FF3"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F45FF3">
              <w:rPr>
                <w:rFonts w:eastAsia="맑은 고딕" w:cs="Tahoma"/>
                <w:sz w:val="16"/>
                <w:szCs w:val="16"/>
              </w:rPr>
              <w:t>3.0</w:t>
            </w:r>
            <w:r w:rsidR="009607B6">
              <w:rPr>
                <w:rFonts w:eastAsia="맑은 고딕" w:cs="Tahoma"/>
                <w:sz w:val="16"/>
                <w:szCs w:val="16"/>
              </w:rPr>
              <w:t>70</w:t>
            </w:r>
          </w:p>
        </w:tc>
        <w:tc>
          <w:tcPr>
            <w:tcW w:w="1001" w:type="dxa"/>
          </w:tcPr>
          <w:p w14:paraId="4D25C580" w14:textId="51C73526" w:rsidR="0018441A" w:rsidRPr="00F45FF3"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F45FF3">
              <w:rPr>
                <w:rFonts w:eastAsia="맑은 고딕" w:cs="Tahoma"/>
                <w:sz w:val="16"/>
                <w:szCs w:val="16"/>
              </w:rPr>
              <w:t>3.300</w:t>
            </w:r>
          </w:p>
        </w:tc>
        <w:tc>
          <w:tcPr>
            <w:tcW w:w="999" w:type="dxa"/>
          </w:tcPr>
          <w:p w14:paraId="34C314F7" w14:textId="624EE658" w:rsidR="0018441A" w:rsidRPr="00F45FF3"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F45FF3">
              <w:rPr>
                <w:rFonts w:eastAsia="맑은 고딕" w:cs="Tahoma"/>
                <w:sz w:val="16"/>
                <w:szCs w:val="16"/>
              </w:rPr>
              <w:t>3.600</w:t>
            </w:r>
          </w:p>
        </w:tc>
      </w:tr>
      <w:tr w:rsidR="00B4059D" w:rsidRPr="004120BA" w14:paraId="252B4323"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3ABD2B62" w14:textId="77777777" w:rsidR="0018441A" w:rsidRPr="004120BA" w:rsidRDefault="0018441A" w:rsidP="0018441A">
            <w:pPr>
              <w:jc w:val="center"/>
              <w:rPr>
                <w:sz w:val="16"/>
                <w:szCs w:val="16"/>
              </w:rPr>
            </w:pPr>
          </w:p>
        </w:tc>
        <w:tc>
          <w:tcPr>
            <w:tcW w:w="1000" w:type="dxa"/>
            <w:vMerge/>
          </w:tcPr>
          <w:p w14:paraId="06361483"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63BDAB1F"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7E5AB3AD"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78ABF7DE"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35E0FC89" w14:textId="07E79B42" w:rsidR="0018441A" w:rsidRPr="00F45FF3"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F45FF3">
              <w:rPr>
                <w:rFonts w:eastAsia="맑은 고딕" w:cs="Tahoma"/>
                <w:sz w:val="16"/>
                <w:szCs w:val="16"/>
              </w:rPr>
              <w:t>VDD33A_USB20H</w:t>
            </w:r>
          </w:p>
        </w:tc>
        <w:tc>
          <w:tcPr>
            <w:tcW w:w="1001" w:type="dxa"/>
          </w:tcPr>
          <w:p w14:paraId="62EFEB51" w14:textId="4A828DBE" w:rsidR="0018441A" w:rsidRPr="00F45FF3" w:rsidRDefault="009607B6"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F45FF3">
              <w:rPr>
                <w:rFonts w:eastAsia="맑은 고딕" w:cs="Tahoma"/>
                <w:sz w:val="16"/>
                <w:szCs w:val="16"/>
              </w:rPr>
              <w:t>3.0</w:t>
            </w:r>
            <w:r>
              <w:rPr>
                <w:rFonts w:eastAsia="맑은 고딕" w:cs="Tahoma"/>
                <w:sz w:val="16"/>
                <w:szCs w:val="16"/>
              </w:rPr>
              <w:t>70</w:t>
            </w:r>
          </w:p>
        </w:tc>
        <w:tc>
          <w:tcPr>
            <w:tcW w:w="1001" w:type="dxa"/>
          </w:tcPr>
          <w:p w14:paraId="2A442AE7" w14:textId="24D69860" w:rsidR="0018441A" w:rsidRPr="00F45FF3"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F45FF3">
              <w:rPr>
                <w:rFonts w:eastAsia="맑은 고딕" w:cs="Tahoma"/>
                <w:sz w:val="16"/>
                <w:szCs w:val="16"/>
              </w:rPr>
              <w:t>3.300</w:t>
            </w:r>
          </w:p>
        </w:tc>
        <w:tc>
          <w:tcPr>
            <w:tcW w:w="999" w:type="dxa"/>
          </w:tcPr>
          <w:p w14:paraId="408140C8" w14:textId="57A053F8" w:rsidR="0018441A" w:rsidRPr="00F45FF3"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F45FF3">
              <w:rPr>
                <w:rFonts w:eastAsia="맑은 고딕" w:cs="Tahoma"/>
                <w:sz w:val="16"/>
                <w:szCs w:val="16"/>
              </w:rPr>
              <w:t>3.600</w:t>
            </w:r>
          </w:p>
        </w:tc>
      </w:tr>
      <w:tr w:rsidR="00B4059D" w:rsidRPr="004120BA" w14:paraId="716E1B75"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07BB5D46" w14:textId="77777777" w:rsidR="0018441A" w:rsidRPr="004120BA" w:rsidRDefault="0018441A" w:rsidP="0018441A">
            <w:pPr>
              <w:jc w:val="center"/>
              <w:rPr>
                <w:sz w:val="16"/>
                <w:szCs w:val="16"/>
              </w:rPr>
            </w:pPr>
          </w:p>
        </w:tc>
        <w:tc>
          <w:tcPr>
            <w:tcW w:w="1000" w:type="dxa"/>
            <w:vMerge/>
          </w:tcPr>
          <w:p w14:paraId="39F60BD0"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2F300C0C"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614AE7E6"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11AF3D99"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52EF92CA" w14:textId="3CC23AAB" w:rsidR="0018441A" w:rsidRPr="00F45FF3"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F45FF3">
              <w:rPr>
                <w:rFonts w:eastAsia="맑은 고딕" w:cs="Tahoma"/>
                <w:sz w:val="16"/>
                <w:szCs w:val="16"/>
              </w:rPr>
              <w:t>VDD33A_USB20DH</w:t>
            </w:r>
          </w:p>
        </w:tc>
        <w:tc>
          <w:tcPr>
            <w:tcW w:w="1001" w:type="dxa"/>
          </w:tcPr>
          <w:p w14:paraId="5096C056" w14:textId="4C9E5599" w:rsidR="0018441A" w:rsidRPr="00F45FF3" w:rsidRDefault="009607B6"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F45FF3">
              <w:rPr>
                <w:rFonts w:eastAsia="맑은 고딕" w:cs="Tahoma"/>
                <w:sz w:val="16"/>
                <w:szCs w:val="16"/>
              </w:rPr>
              <w:t>3.0</w:t>
            </w:r>
            <w:r>
              <w:rPr>
                <w:rFonts w:eastAsia="맑은 고딕" w:cs="Tahoma"/>
                <w:sz w:val="16"/>
                <w:szCs w:val="16"/>
              </w:rPr>
              <w:t>70</w:t>
            </w:r>
          </w:p>
        </w:tc>
        <w:tc>
          <w:tcPr>
            <w:tcW w:w="1001" w:type="dxa"/>
          </w:tcPr>
          <w:p w14:paraId="5F45BCE6" w14:textId="0D0E9292" w:rsidR="0018441A" w:rsidRPr="00F45FF3"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F45FF3">
              <w:rPr>
                <w:rFonts w:eastAsia="맑은 고딕" w:cs="Tahoma"/>
                <w:sz w:val="16"/>
                <w:szCs w:val="16"/>
              </w:rPr>
              <w:t>3.300</w:t>
            </w:r>
          </w:p>
        </w:tc>
        <w:tc>
          <w:tcPr>
            <w:tcW w:w="999" w:type="dxa"/>
          </w:tcPr>
          <w:p w14:paraId="278C98B0" w14:textId="031994DB" w:rsidR="0018441A" w:rsidRPr="00F45FF3"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F45FF3">
              <w:rPr>
                <w:rFonts w:eastAsia="맑은 고딕" w:cs="Tahoma"/>
                <w:sz w:val="16"/>
                <w:szCs w:val="16"/>
              </w:rPr>
              <w:t>3.600</w:t>
            </w:r>
          </w:p>
        </w:tc>
      </w:tr>
      <w:tr w:rsidR="00B4059D" w:rsidRPr="004120BA" w14:paraId="676C7C16"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282054B6" w14:textId="77777777" w:rsidR="0018441A" w:rsidRPr="004120BA" w:rsidRDefault="0018441A" w:rsidP="0018441A">
            <w:pPr>
              <w:jc w:val="center"/>
              <w:rPr>
                <w:sz w:val="16"/>
                <w:szCs w:val="16"/>
              </w:rPr>
            </w:pPr>
          </w:p>
        </w:tc>
        <w:tc>
          <w:tcPr>
            <w:tcW w:w="1000" w:type="dxa"/>
            <w:vMerge/>
          </w:tcPr>
          <w:p w14:paraId="7B5E91AC"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76075F3A"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13DD3C11"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295625BA"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49D031CE" w14:textId="0770474E" w:rsidR="0018441A" w:rsidRPr="00F45FF3"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F45FF3">
              <w:rPr>
                <w:rFonts w:eastAsia="맑은 고딕" w:cs="Tahoma"/>
                <w:sz w:val="16"/>
                <w:szCs w:val="16"/>
              </w:rPr>
              <w:t>VDD33D_GPSD2</w:t>
            </w:r>
          </w:p>
        </w:tc>
        <w:tc>
          <w:tcPr>
            <w:tcW w:w="1001" w:type="dxa"/>
          </w:tcPr>
          <w:p w14:paraId="161EB11E" w14:textId="796C36EE" w:rsidR="0018441A" w:rsidRPr="00F45FF3"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F45FF3">
              <w:rPr>
                <w:rFonts w:eastAsia="맑은 고딕" w:cs="Tahoma"/>
                <w:sz w:val="16"/>
                <w:szCs w:val="16"/>
              </w:rPr>
              <w:t>3.000</w:t>
            </w:r>
          </w:p>
        </w:tc>
        <w:tc>
          <w:tcPr>
            <w:tcW w:w="1001" w:type="dxa"/>
          </w:tcPr>
          <w:p w14:paraId="0F775683" w14:textId="47845036" w:rsidR="0018441A" w:rsidRPr="00F45FF3"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F45FF3">
              <w:rPr>
                <w:rFonts w:eastAsia="맑은 고딕" w:cs="Tahoma"/>
                <w:sz w:val="16"/>
                <w:szCs w:val="16"/>
              </w:rPr>
              <w:t>3.300</w:t>
            </w:r>
          </w:p>
        </w:tc>
        <w:tc>
          <w:tcPr>
            <w:tcW w:w="999" w:type="dxa"/>
          </w:tcPr>
          <w:p w14:paraId="0B0BC186" w14:textId="3A060E7F" w:rsidR="0018441A" w:rsidRPr="00F45FF3"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F45FF3">
              <w:rPr>
                <w:rFonts w:eastAsia="맑은 고딕" w:cs="Tahoma"/>
                <w:sz w:val="16"/>
                <w:szCs w:val="16"/>
              </w:rPr>
              <w:t>3.600</w:t>
            </w:r>
          </w:p>
        </w:tc>
      </w:tr>
      <w:tr w:rsidR="00B4059D" w:rsidRPr="004120BA" w14:paraId="59725E94"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47E135E1" w14:textId="77777777" w:rsidR="0018441A" w:rsidRPr="004120BA" w:rsidRDefault="0018441A" w:rsidP="0018441A">
            <w:pPr>
              <w:jc w:val="center"/>
              <w:rPr>
                <w:sz w:val="16"/>
                <w:szCs w:val="16"/>
              </w:rPr>
            </w:pPr>
          </w:p>
        </w:tc>
        <w:tc>
          <w:tcPr>
            <w:tcW w:w="1000" w:type="dxa"/>
            <w:vMerge/>
          </w:tcPr>
          <w:p w14:paraId="25DCC312"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21344436"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6D2987B5"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6D481E84"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2CDCC7F7" w14:textId="1566E0AD" w:rsidR="0018441A" w:rsidRPr="00F45FF3"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F45FF3">
              <w:rPr>
                <w:rFonts w:eastAsia="맑은 고딕" w:cs="Tahoma"/>
                <w:sz w:val="16"/>
                <w:szCs w:val="16"/>
              </w:rPr>
              <w:t>VDD33D_GPA</w:t>
            </w:r>
          </w:p>
        </w:tc>
        <w:tc>
          <w:tcPr>
            <w:tcW w:w="1001" w:type="dxa"/>
          </w:tcPr>
          <w:p w14:paraId="13475AA7" w14:textId="26C60BB7" w:rsidR="0018441A" w:rsidRPr="00F45FF3"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F45FF3">
              <w:rPr>
                <w:rFonts w:eastAsia="맑은 고딕" w:cs="Tahoma"/>
                <w:sz w:val="16"/>
                <w:szCs w:val="16"/>
              </w:rPr>
              <w:t>3.000</w:t>
            </w:r>
          </w:p>
        </w:tc>
        <w:tc>
          <w:tcPr>
            <w:tcW w:w="1001" w:type="dxa"/>
          </w:tcPr>
          <w:p w14:paraId="2D4ED152" w14:textId="16BC2E2B" w:rsidR="0018441A" w:rsidRPr="00F45FF3"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F45FF3">
              <w:rPr>
                <w:rFonts w:eastAsia="맑은 고딕" w:cs="Tahoma"/>
                <w:sz w:val="16"/>
                <w:szCs w:val="16"/>
              </w:rPr>
              <w:t>3.300</w:t>
            </w:r>
          </w:p>
        </w:tc>
        <w:tc>
          <w:tcPr>
            <w:tcW w:w="999" w:type="dxa"/>
          </w:tcPr>
          <w:p w14:paraId="2AE1D289" w14:textId="4C43F46C" w:rsidR="0018441A" w:rsidRPr="00F45FF3"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F45FF3">
              <w:rPr>
                <w:rFonts w:eastAsia="맑은 고딕" w:cs="Tahoma"/>
                <w:sz w:val="16"/>
                <w:szCs w:val="16"/>
              </w:rPr>
              <w:t>3.600</w:t>
            </w:r>
          </w:p>
        </w:tc>
      </w:tr>
      <w:tr w:rsidR="00B4059D" w:rsidRPr="004120BA" w14:paraId="37860EE1"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13A3316E" w14:textId="77777777" w:rsidR="0018441A" w:rsidRPr="004120BA" w:rsidRDefault="0018441A" w:rsidP="0018441A">
            <w:pPr>
              <w:jc w:val="center"/>
              <w:rPr>
                <w:sz w:val="16"/>
                <w:szCs w:val="16"/>
              </w:rPr>
            </w:pPr>
          </w:p>
        </w:tc>
        <w:tc>
          <w:tcPr>
            <w:tcW w:w="1000" w:type="dxa"/>
            <w:vMerge/>
          </w:tcPr>
          <w:p w14:paraId="76ABFE62"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3F4AE2FF"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36F331F8"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2AD0CF10"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103DC9A9" w14:textId="6604B40A" w:rsidR="0018441A" w:rsidRPr="00F45FF3"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F45FF3">
              <w:rPr>
                <w:rFonts w:eastAsia="맑은 고딕" w:cs="Tahoma"/>
                <w:sz w:val="16"/>
                <w:szCs w:val="16"/>
              </w:rPr>
              <w:t>VDD33D_GPB</w:t>
            </w:r>
          </w:p>
        </w:tc>
        <w:tc>
          <w:tcPr>
            <w:tcW w:w="1001" w:type="dxa"/>
          </w:tcPr>
          <w:p w14:paraId="0B1C339D" w14:textId="5D7BD78C" w:rsidR="0018441A" w:rsidRPr="00F45FF3"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F45FF3">
              <w:rPr>
                <w:rFonts w:eastAsia="맑은 고딕" w:cs="Tahoma"/>
                <w:sz w:val="16"/>
                <w:szCs w:val="16"/>
              </w:rPr>
              <w:t>3.000</w:t>
            </w:r>
          </w:p>
        </w:tc>
        <w:tc>
          <w:tcPr>
            <w:tcW w:w="1001" w:type="dxa"/>
          </w:tcPr>
          <w:p w14:paraId="5F54916B" w14:textId="7308EF9F" w:rsidR="0018441A" w:rsidRPr="00F45FF3"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F45FF3">
              <w:rPr>
                <w:rFonts w:eastAsia="맑은 고딕" w:cs="Tahoma"/>
                <w:sz w:val="16"/>
                <w:szCs w:val="16"/>
              </w:rPr>
              <w:t>3.300</w:t>
            </w:r>
          </w:p>
        </w:tc>
        <w:tc>
          <w:tcPr>
            <w:tcW w:w="999" w:type="dxa"/>
          </w:tcPr>
          <w:p w14:paraId="7875FA35" w14:textId="38DD97D4" w:rsidR="0018441A" w:rsidRPr="00F45FF3"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F45FF3">
              <w:rPr>
                <w:rFonts w:eastAsia="맑은 고딕" w:cs="Tahoma"/>
                <w:sz w:val="16"/>
                <w:szCs w:val="16"/>
              </w:rPr>
              <w:t>3.600</w:t>
            </w:r>
          </w:p>
        </w:tc>
      </w:tr>
      <w:tr w:rsidR="00B4059D" w:rsidRPr="004120BA" w14:paraId="73976EDF"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2CF5ABA0" w14:textId="77777777" w:rsidR="0018441A" w:rsidRPr="004120BA" w:rsidRDefault="0018441A" w:rsidP="0018441A">
            <w:pPr>
              <w:jc w:val="center"/>
              <w:rPr>
                <w:sz w:val="16"/>
                <w:szCs w:val="16"/>
              </w:rPr>
            </w:pPr>
          </w:p>
        </w:tc>
        <w:tc>
          <w:tcPr>
            <w:tcW w:w="1000" w:type="dxa"/>
            <w:vMerge/>
          </w:tcPr>
          <w:p w14:paraId="67C5E374"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2DB3BA2D"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62FA0C70"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2DBC1874"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71B05CD8" w14:textId="28167D9A" w:rsidR="0018441A" w:rsidRPr="00F45FF3"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F45FF3">
              <w:rPr>
                <w:rFonts w:eastAsia="맑은 고딕" w:cs="Tahoma"/>
                <w:sz w:val="16"/>
                <w:szCs w:val="16"/>
              </w:rPr>
              <w:t>VDD33D_GPC</w:t>
            </w:r>
          </w:p>
        </w:tc>
        <w:tc>
          <w:tcPr>
            <w:tcW w:w="1001" w:type="dxa"/>
          </w:tcPr>
          <w:p w14:paraId="6EBF1B1F" w14:textId="01DD51C5" w:rsidR="0018441A" w:rsidRPr="00F45FF3"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F45FF3">
              <w:rPr>
                <w:rFonts w:eastAsia="맑은 고딕" w:cs="Tahoma"/>
                <w:sz w:val="16"/>
                <w:szCs w:val="16"/>
              </w:rPr>
              <w:t>3.000</w:t>
            </w:r>
          </w:p>
        </w:tc>
        <w:tc>
          <w:tcPr>
            <w:tcW w:w="1001" w:type="dxa"/>
          </w:tcPr>
          <w:p w14:paraId="39765ED2" w14:textId="2296975C" w:rsidR="0018441A" w:rsidRPr="00F45FF3"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F45FF3">
              <w:rPr>
                <w:rFonts w:eastAsia="맑은 고딕" w:cs="Tahoma"/>
                <w:sz w:val="16"/>
                <w:szCs w:val="16"/>
              </w:rPr>
              <w:t>3.300</w:t>
            </w:r>
          </w:p>
        </w:tc>
        <w:tc>
          <w:tcPr>
            <w:tcW w:w="999" w:type="dxa"/>
          </w:tcPr>
          <w:p w14:paraId="415175A6" w14:textId="06395F06" w:rsidR="0018441A" w:rsidRPr="00F45FF3"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F45FF3">
              <w:rPr>
                <w:rFonts w:eastAsia="맑은 고딕" w:cs="Tahoma"/>
                <w:sz w:val="16"/>
                <w:szCs w:val="16"/>
              </w:rPr>
              <w:t>3.600</w:t>
            </w:r>
          </w:p>
        </w:tc>
      </w:tr>
      <w:tr w:rsidR="00B4059D" w:rsidRPr="004120BA" w14:paraId="3A9A0E0D"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13855561" w14:textId="77777777" w:rsidR="0018441A" w:rsidRPr="004120BA" w:rsidRDefault="0018441A" w:rsidP="0018441A">
            <w:pPr>
              <w:jc w:val="center"/>
              <w:rPr>
                <w:sz w:val="16"/>
                <w:szCs w:val="16"/>
              </w:rPr>
            </w:pPr>
          </w:p>
        </w:tc>
        <w:tc>
          <w:tcPr>
            <w:tcW w:w="1000" w:type="dxa"/>
            <w:vMerge/>
          </w:tcPr>
          <w:p w14:paraId="7D292128"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2DEA0134"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053D0388"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10BD3181"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51B7DD21" w14:textId="61FF0EF1" w:rsidR="0018441A" w:rsidRPr="00F45FF3"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F45FF3">
              <w:rPr>
                <w:rFonts w:eastAsia="맑은 고딕" w:cs="Tahoma"/>
                <w:sz w:val="16"/>
                <w:szCs w:val="16"/>
              </w:rPr>
              <w:t>VDD33D_GPE</w:t>
            </w:r>
          </w:p>
        </w:tc>
        <w:tc>
          <w:tcPr>
            <w:tcW w:w="1001" w:type="dxa"/>
          </w:tcPr>
          <w:p w14:paraId="3F120A34" w14:textId="10ED225F" w:rsidR="0018441A" w:rsidRPr="00F45FF3"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F45FF3">
              <w:rPr>
                <w:rFonts w:eastAsia="맑은 고딕" w:cs="Tahoma"/>
                <w:sz w:val="16"/>
                <w:szCs w:val="16"/>
              </w:rPr>
              <w:t>3.000</w:t>
            </w:r>
          </w:p>
        </w:tc>
        <w:tc>
          <w:tcPr>
            <w:tcW w:w="1001" w:type="dxa"/>
          </w:tcPr>
          <w:p w14:paraId="2E99BF19" w14:textId="744C62C9" w:rsidR="0018441A" w:rsidRPr="00F45FF3"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F45FF3">
              <w:rPr>
                <w:rFonts w:eastAsia="맑은 고딕" w:cs="Tahoma"/>
                <w:sz w:val="16"/>
                <w:szCs w:val="16"/>
              </w:rPr>
              <w:t>3.300</w:t>
            </w:r>
          </w:p>
        </w:tc>
        <w:tc>
          <w:tcPr>
            <w:tcW w:w="999" w:type="dxa"/>
          </w:tcPr>
          <w:p w14:paraId="47B337E2" w14:textId="3176B5C7" w:rsidR="0018441A" w:rsidRPr="00F45FF3"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F45FF3">
              <w:rPr>
                <w:rFonts w:eastAsia="맑은 고딕" w:cs="Tahoma"/>
                <w:sz w:val="16"/>
                <w:szCs w:val="16"/>
              </w:rPr>
              <w:t>3.600</w:t>
            </w:r>
          </w:p>
        </w:tc>
      </w:tr>
      <w:tr w:rsidR="00B4059D" w:rsidRPr="004120BA" w14:paraId="69817EF0"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4319CA49" w14:textId="77777777" w:rsidR="0018441A" w:rsidRPr="004120BA" w:rsidRDefault="0018441A" w:rsidP="0018441A">
            <w:pPr>
              <w:jc w:val="center"/>
              <w:rPr>
                <w:sz w:val="16"/>
                <w:szCs w:val="16"/>
              </w:rPr>
            </w:pPr>
          </w:p>
        </w:tc>
        <w:tc>
          <w:tcPr>
            <w:tcW w:w="1000" w:type="dxa"/>
            <w:vMerge/>
          </w:tcPr>
          <w:p w14:paraId="4F7229E3"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69BDBB5C"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2EC9A6B8"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090DA2B6"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61EE5C4B" w14:textId="32285767" w:rsidR="0018441A" w:rsidRPr="00F45FF3"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F45FF3">
              <w:rPr>
                <w:rFonts w:eastAsia="맑은 고딕" w:cs="Tahoma"/>
                <w:sz w:val="16"/>
                <w:szCs w:val="16"/>
              </w:rPr>
              <w:t>VDD33D_GPG</w:t>
            </w:r>
          </w:p>
        </w:tc>
        <w:tc>
          <w:tcPr>
            <w:tcW w:w="1001" w:type="dxa"/>
          </w:tcPr>
          <w:p w14:paraId="4BD1C508" w14:textId="50ADE887" w:rsidR="0018441A" w:rsidRPr="00F45FF3"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F45FF3">
              <w:rPr>
                <w:rFonts w:eastAsia="맑은 고딕" w:cs="Tahoma"/>
                <w:sz w:val="16"/>
                <w:szCs w:val="16"/>
              </w:rPr>
              <w:t>3.000</w:t>
            </w:r>
          </w:p>
        </w:tc>
        <w:tc>
          <w:tcPr>
            <w:tcW w:w="1001" w:type="dxa"/>
          </w:tcPr>
          <w:p w14:paraId="7D2E84AF" w14:textId="3ABE6247" w:rsidR="0018441A" w:rsidRPr="00F45FF3"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F45FF3">
              <w:rPr>
                <w:rFonts w:eastAsia="맑은 고딕" w:cs="Tahoma"/>
                <w:sz w:val="16"/>
                <w:szCs w:val="16"/>
              </w:rPr>
              <w:t>3.300</w:t>
            </w:r>
          </w:p>
        </w:tc>
        <w:tc>
          <w:tcPr>
            <w:tcW w:w="999" w:type="dxa"/>
          </w:tcPr>
          <w:p w14:paraId="0D4BA8BF" w14:textId="34CD1277" w:rsidR="0018441A" w:rsidRPr="00F45FF3"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F45FF3">
              <w:rPr>
                <w:rFonts w:eastAsia="맑은 고딕" w:cs="Tahoma"/>
                <w:sz w:val="16"/>
                <w:szCs w:val="16"/>
              </w:rPr>
              <w:t>3.600</w:t>
            </w:r>
          </w:p>
        </w:tc>
      </w:tr>
      <w:tr w:rsidR="00B4059D" w:rsidRPr="004120BA" w14:paraId="22E5C9DE"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27EFAF74" w14:textId="77777777" w:rsidR="0018441A" w:rsidRPr="004120BA" w:rsidRDefault="0018441A" w:rsidP="0018441A">
            <w:pPr>
              <w:jc w:val="center"/>
              <w:rPr>
                <w:sz w:val="16"/>
                <w:szCs w:val="16"/>
              </w:rPr>
            </w:pPr>
          </w:p>
        </w:tc>
        <w:tc>
          <w:tcPr>
            <w:tcW w:w="1000" w:type="dxa"/>
            <w:vMerge/>
          </w:tcPr>
          <w:p w14:paraId="312ACF0E"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525624BA"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4DCBC8D7"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1DE4AEB5"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0C93E365" w14:textId="3A4A1C73" w:rsidR="0018441A" w:rsidRPr="00F45FF3"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F45FF3">
              <w:rPr>
                <w:rFonts w:eastAsia="맑은 고딕" w:cs="Tahoma"/>
                <w:sz w:val="16"/>
                <w:szCs w:val="16"/>
              </w:rPr>
              <w:t>VDD33D_GPH</w:t>
            </w:r>
          </w:p>
        </w:tc>
        <w:tc>
          <w:tcPr>
            <w:tcW w:w="1001" w:type="dxa"/>
          </w:tcPr>
          <w:p w14:paraId="66B793FA" w14:textId="48322A9D" w:rsidR="0018441A" w:rsidRPr="00F45FF3"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F45FF3">
              <w:rPr>
                <w:rFonts w:eastAsia="맑은 고딕" w:cs="Tahoma"/>
                <w:sz w:val="16"/>
                <w:szCs w:val="16"/>
              </w:rPr>
              <w:t>3.000</w:t>
            </w:r>
          </w:p>
        </w:tc>
        <w:tc>
          <w:tcPr>
            <w:tcW w:w="1001" w:type="dxa"/>
          </w:tcPr>
          <w:p w14:paraId="669DCB43" w14:textId="4799A3C6" w:rsidR="0018441A" w:rsidRPr="00F45FF3"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F45FF3">
              <w:rPr>
                <w:rFonts w:eastAsia="맑은 고딕" w:cs="Tahoma"/>
                <w:sz w:val="16"/>
                <w:szCs w:val="16"/>
              </w:rPr>
              <w:t>3.300</w:t>
            </w:r>
          </w:p>
        </w:tc>
        <w:tc>
          <w:tcPr>
            <w:tcW w:w="999" w:type="dxa"/>
          </w:tcPr>
          <w:p w14:paraId="3E1969FA" w14:textId="6C2CBB7E" w:rsidR="0018441A" w:rsidRPr="00F45FF3"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F45FF3">
              <w:rPr>
                <w:rFonts w:eastAsia="맑은 고딕" w:cs="Tahoma"/>
                <w:sz w:val="16"/>
                <w:szCs w:val="16"/>
              </w:rPr>
              <w:t>3.600</w:t>
            </w:r>
          </w:p>
        </w:tc>
      </w:tr>
      <w:tr w:rsidR="00B4059D" w:rsidRPr="004120BA" w14:paraId="37EDEB13"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647E1FD0" w14:textId="77777777" w:rsidR="0018441A" w:rsidRPr="004120BA" w:rsidRDefault="0018441A" w:rsidP="0018441A">
            <w:pPr>
              <w:jc w:val="center"/>
              <w:rPr>
                <w:sz w:val="16"/>
                <w:szCs w:val="16"/>
              </w:rPr>
            </w:pPr>
          </w:p>
        </w:tc>
        <w:tc>
          <w:tcPr>
            <w:tcW w:w="1000" w:type="dxa"/>
            <w:vMerge/>
          </w:tcPr>
          <w:p w14:paraId="55976A6B"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2CDA6E61"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52C93B1B"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0CED59AC"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0201584A" w14:textId="0B21C571" w:rsidR="0018441A" w:rsidRPr="00F45FF3"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F45FF3">
              <w:rPr>
                <w:rFonts w:eastAsia="맑은 고딕" w:cs="Tahoma"/>
                <w:sz w:val="16"/>
                <w:szCs w:val="16"/>
              </w:rPr>
              <w:t>VDD33D_GPMA</w:t>
            </w:r>
          </w:p>
        </w:tc>
        <w:tc>
          <w:tcPr>
            <w:tcW w:w="1001" w:type="dxa"/>
          </w:tcPr>
          <w:p w14:paraId="545D41DC" w14:textId="29A02C7C" w:rsidR="0018441A" w:rsidRPr="00F45FF3"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F45FF3">
              <w:rPr>
                <w:rFonts w:eastAsia="맑은 고딕" w:cs="Tahoma"/>
                <w:sz w:val="16"/>
                <w:szCs w:val="16"/>
              </w:rPr>
              <w:t>3.000</w:t>
            </w:r>
          </w:p>
        </w:tc>
        <w:tc>
          <w:tcPr>
            <w:tcW w:w="1001" w:type="dxa"/>
          </w:tcPr>
          <w:p w14:paraId="63AE6BF1" w14:textId="00D75FE0" w:rsidR="0018441A" w:rsidRPr="00F45FF3"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F45FF3">
              <w:rPr>
                <w:rFonts w:eastAsia="맑은 고딕" w:cs="Tahoma"/>
                <w:sz w:val="16"/>
                <w:szCs w:val="16"/>
              </w:rPr>
              <w:t>3.300</w:t>
            </w:r>
          </w:p>
        </w:tc>
        <w:tc>
          <w:tcPr>
            <w:tcW w:w="999" w:type="dxa"/>
          </w:tcPr>
          <w:p w14:paraId="4DC03D58" w14:textId="6185CB25" w:rsidR="0018441A" w:rsidRPr="00F45FF3"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F45FF3">
              <w:rPr>
                <w:rFonts w:eastAsia="맑은 고딕" w:cs="Tahoma"/>
                <w:sz w:val="16"/>
                <w:szCs w:val="16"/>
              </w:rPr>
              <w:t>3.600</w:t>
            </w:r>
          </w:p>
        </w:tc>
      </w:tr>
      <w:tr w:rsidR="00B4059D" w:rsidRPr="004120BA" w14:paraId="5DD4043C"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3D600CA6" w14:textId="77777777" w:rsidR="0018441A" w:rsidRPr="004120BA" w:rsidRDefault="0018441A" w:rsidP="0018441A">
            <w:pPr>
              <w:jc w:val="center"/>
              <w:rPr>
                <w:sz w:val="16"/>
                <w:szCs w:val="16"/>
              </w:rPr>
            </w:pPr>
          </w:p>
        </w:tc>
        <w:tc>
          <w:tcPr>
            <w:tcW w:w="1000" w:type="dxa"/>
            <w:vMerge/>
          </w:tcPr>
          <w:p w14:paraId="28D2007E"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1B69A07E"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3E3EB686"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06ED07BA"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31CA0BBB" w14:textId="64CF422D" w:rsidR="0018441A" w:rsidRPr="00F45FF3"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F45FF3">
              <w:rPr>
                <w:rFonts w:eastAsia="맑은 고딕" w:cs="Tahoma"/>
                <w:sz w:val="16"/>
                <w:szCs w:val="16"/>
              </w:rPr>
              <w:t>VDD33D_GPMB</w:t>
            </w:r>
          </w:p>
        </w:tc>
        <w:tc>
          <w:tcPr>
            <w:tcW w:w="1001" w:type="dxa"/>
          </w:tcPr>
          <w:p w14:paraId="5EDE8B6E" w14:textId="7E2AA7B0" w:rsidR="0018441A" w:rsidRPr="00F45FF3"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F45FF3">
              <w:rPr>
                <w:rFonts w:eastAsia="맑은 고딕" w:cs="Tahoma"/>
                <w:sz w:val="16"/>
                <w:szCs w:val="16"/>
              </w:rPr>
              <w:t>3.000</w:t>
            </w:r>
          </w:p>
        </w:tc>
        <w:tc>
          <w:tcPr>
            <w:tcW w:w="1001" w:type="dxa"/>
          </w:tcPr>
          <w:p w14:paraId="2223E21A" w14:textId="457007FE" w:rsidR="0018441A" w:rsidRPr="00F45FF3"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F45FF3">
              <w:rPr>
                <w:rFonts w:eastAsia="맑은 고딕" w:cs="Tahoma"/>
                <w:sz w:val="16"/>
                <w:szCs w:val="16"/>
              </w:rPr>
              <w:t>3.300</w:t>
            </w:r>
          </w:p>
        </w:tc>
        <w:tc>
          <w:tcPr>
            <w:tcW w:w="999" w:type="dxa"/>
          </w:tcPr>
          <w:p w14:paraId="4ED2EB25" w14:textId="75EF7B41" w:rsidR="0018441A" w:rsidRPr="00F45FF3"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F45FF3">
              <w:rPr>
                <w:rFonts w:eastAsia="맑은 고딕" w:cs="Tahoma"/>
                <w:sz w:val="16"/>
                <w:szCs w:val="16"/>
              </w:rPr>
              <w:t>3.600</w:t>
            </w:r>
          </w:p>
        </w:tc>
      </w:tr>
      <w:tr w:rsidR="00B4059D" w:rsidRPr="004120BA" w14:paraId="2C53497E"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29B36902" w14:textId="77777777" w:rsidR="0018441A" w:rsidRPr="004120BA" w:rsidRDefault="0018441A" w:rsidP="0018441A">
            <w:pPr>
              <w:jc w:val="center"/>
              <w:rPr>
                <w:sz w:val="16"/>
                <w:szCs w:val="16"/>
              </w:rPr>
            </w:pPr>
          </w:p>
        </w:tc>
        <w:tc>
          <w:tcPr>
            <w:tcW w:w="1000" w:type="dxa"/>
            <w:vMerge/>
          </w:tcPr>
          <w:p w14:paraId="62D04B30"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6BE16BFE"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41F8DD45"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034D6C6C"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7D58303B" w14:textId="7F586099" w:rsidR="0018441A" w:rsidRPr="00F45FF3"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F45FF3">
              <w:rPr>
                <w:rFonts w:eastAsia="맑은 고딕" w:cs="Tahoma"/>
                <w:sz w:val="16"/>
                <w:szCs w:val="16"/>
              </w:rPr>
              <w:t>VDD33D_GPMC</w:t>
            </w:r>
          </w:p>
        </w:tc>
        <w:tc>
          <w:tcPr>
            <w:tcW w:w="1001" w:type="dxa"/>
          </w:tcPr>
          <w:p w14:paraId="508BCE75" w14:textId="7C7ED4AD" w:rsidR="0018441A" w:rsidRPr="00F45FF3"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F45FF3">
              <w:rPr>
                <w:rFonts w:eastAsia="맑은 고딕" w:cs="Tahoma"/>
                <w:sz w:val="16"/>
                <w:szCs w:val="16"/>
              </w:rPr>
              <w:t>3.000</w:t>
            </w:r>
          </w:p>
        </w:tc>
        <w:tc>
          <w:tcPr>
            <w:tcW w:w="1001" w:type="dxa"/>
          </w:tcPr>
          <w:p w14:paraId="51DC0D40" w14:textId="28B1DDDF" w:rsidR="0018441A" w:rsidRPr="00F45FF3"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F45FF3">
              <w:rPr>
                <w:rFonts w:eastAsia="맑은 고딕" w:cs="Tahoma"/>
                <w:sz w:val="16"/>
                <w:szCs w:val="16"/>
              </w:rPr>
              <w:t>3.300</w:t>
            </w:r>
          </w:p>
        </w:tc>
        <w:tc>
          <w:tcPr>
            <w:tcW w:w="999" w:type="dxa"/>
          </w:tcPr>
          <w:p w14:paraId="1B8793B6" w14:textId="4A997294" w:rsidR="0018441A" w:rsidRPr="00F45FF3"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F45FF3">
              <w:rPr>
                <w:rFonts w:eastAsia="맑은 고딕" w:cs="Tahoma"/>
                <w:sz w:val="16"/>
                <w:szCs w:val="16"/>
              </w:rPr>
              <w:t>3.600</w:t>
            </w:r>
          </w:p>
        </w:tc>
      </w:tr>
      <w:tr w:rsidR="00B4059D" w:rsidRPr="004120BA" w14:paraId="4495DC31"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12373826" w14:textId="77777777" w:rsidR="0018441A" w:rsidRPr="004120BA" w:rsidRDefault="0018441A" w:rsidP="0018441A">
            <w:pPr>
              <w:jc w:val="center"/>
              <w:rPr>
                <w:sz w:val="16"/>
                <w:szCs w:val="16"/>
              </w:rPr>
            </w:pPr>
          </w:p>
        </w:tc>
        <w:tc>
          <w:tcPr>
            <w:tcW w:w="1000" w:type="dxa"/>
            <w:vMerge/>
          </w:tcPr>
          <w:p w14:paraId="6B71C752"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06F87381"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0473BFC2"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6790292D"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0723290D" w14:textId="7BCD64F0" w:rsidR="0018441A" w:rsidRPr="00F45FF3"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F45FF3">
              <w:rPr>
                <w:rFonts w:eastAsia="맑은 고딕" w:cs="Tahoma"/>
                <w:sz w:val="16"/>
                <w:szCs w:val="16"/>
              </w:rPr>
              <w:t>VDD33D_GPMD</w:t>
            </w:r>
          </w:p>
        </w:tc>
        <w:tc>
          <w:tcPr>
            <w:tcW w:w="1001" w:type="dxa"/>
          </w:tcPr>
          <w:p w14:paraId="22644D49" w14:textId="11A64ED7" w:rsidR="0018441A" w:rsidRPr="00F45FF3"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F45FF3">
              <w:rPr>
                <w:rFonts w:eastAsia="맑은 고딕" w:cs="Tahoma"/>
                <w:sz w:val="16"/>
                <w:szCs w:val="16"/>
              </w:rPr>
              <w:t>3.000</w:t>
            </w:r>
          </w:p>
        </w:tc>
        <w:tc>
          <w:tcPr>
            <w:tcW w:w="1001" w:type="dxa"/>
          </w:tcPr>
          <w:p w14:paraId="34BB8D45" w14:textId="342B4720" w:rsidR="0018441A" w:rsidRPr="00F45FF3"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F45FF3">
              <w:rPr>
                <w:rFonts w:eastAsia="맑은 고딕" w:cs="Tahoma"/>
                <w:sz w:val="16"/>
                <w:szCs w:val="16"/>
              </w:rPr>
              <w:t>3.300</w:t>
            </w:r>
          </w:p>
        </w:tc>
        <w:tc>
          <w:tcPr>
            <w:tcW w:w="999" w:type="dxa"/>
          </w:tcPr>
          <w:p w14:paraId="4ACEEAEC" w14:textId="7B54793A" w:rsidR="0018441A" w:rsidRPr="00F45FF3"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F45FF3">
              <w:rPr>
                <w:rFonts w:eastAsia="맑은 고딕" w:cs="Tahoma"/>
                <w:sz w:val="16"/>
                <w:szCs w:val="16"/>
              </w:rPr>
              <w:t>3.600</w:t>
            </w:r>
          </w:p>
        </w:tc>
      </w:tr>
      <w:tr w:rsidR="00B4059D" w:rsidRPr="004120BA" w14:paraId="75FC2856"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442D1745" w14:textId="77777777" w:rsidR="0018441A" w:rsidRPr="004120BA" w:rsidRDefault="0018441A" w:rsidP="0018441A">
            <w:pPr>
              <w:jc w:val="center"/>
              <w:rPr>
                <w:sz w:val="16"/>
                <w:szCs w:val="16"/>
              </w:rPr>
            </w:pPr>
          </w:p>
        </w:tc>
        <w:tc>
          <w:tcPr>
            <w:tcW w:w="1000" w:type="dxa"/>
            <w:vMerge/>
          </w:tcPr>
          <w:p w14:paraId="10E2993F"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601DBDEE"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700C4E91"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232EFB3A"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43441131" w14:textId="72BBA7C5" w:rsidR="0018441A" w:rsidRPr="00F45FF3"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F45FF3">
              <w:rPr>
                <w:rFonts w:eastAsia="맑은 고딕" w:cs="Tahoma"/>
                <w:sz w:val="16"/>
                <w:szCs w:val="16"/>
              </w:rPr>
              <w:t>VDD33D_GPSYS</w:t>
            </w:r>
          </w:p>
        </w:tc>
        <w:tc>
          <w:tcPr>
            <w:tcW w:w="1001" w:type="dxa"/>
          </w:tcPr>
          <w:p w14:paraId="76668ADD" w14:textId="24201A98" w:rsidR="0018441A" w:rsidRPr="00F45FF3"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F45FF3">
              <w:rPr>
                <w:rFonts w:eastAsia="맑은 고딕" w:cs="Tahoma"/>
                <w:sz w:val="16"/>
                <w:szCs w:val="16"/>
              </w:rPr>
              <w:t>3.000</w:t>
            </w:r>
          </w:p>
        </w:tc>
        <w:tc>
          <w:tcPr>
            <w:tcW w:w="1001" w:type="dxa"/>
          </w:tcPr>
          <w:p w14:paraId="751C91B2" w14:textId="7EA8ED97" w:rsidR="0018441A" w:rsidRPr="00F45FF3"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F45FF3">
              <w:rPr>
                <w:rFonts w:eastAsia="맑은 고딕" w:cs="Tahoma"/>
                <w:sz w:val="16"/>
                <w:szCs w:val="16"/>
              </w:rPr>
              <w:t>3.300</w:t>
            </w:r>
          </w:p>
        </w:tc>
        <w:tc>
          <w:tcPr>
            <w:tcW w:w="999" w:type="dxa"/>
          </w:tcPr>
          <w:p w14:paraId="3B41B478" w14:textId="31AFB8C9" w:rsidR="0018441A" w:rsidRPr="00F45FF3"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맑은 고딕" w:cs="Tahoma"/>
                <w:sz w:val="16"/>
                <w:szCs w:val="16"/>
              </w:rPr>
            </w:pPr>
            <w:r w:rsidRPr="00F45FF3">
              <w:rPr>
                <w:rFonts w:eastAsia="맑은 고딕" w:cs="Tahoma"/>
                <w:sz w:val="16"/>
                <w:szCs w:val="16"/>
              </w:rPr>
              <w:t>3.600</w:t>
            </w:r>
          </w:p>
        </w:tc>
      </w:tr>
      <w:tr w:rsidR="00B4059D" w:rsidRPr="004120BA" w14:paraId="29BE64D2"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65A471F6" w14:textId="77777777" w:rsidR="0018441A" w:rsidRPr="004120BA" w:rsidRDefault="0018441A" w:rsidP="0018441A">
            <w:pPr>
              <w:jc w:val="center"/>
              <w:rPr>
                <w:sz w:val="16"/>
                <w:szCs w:val="16"/>
              </w:rPr>
            </w:pPr>
          </w:p>
        </w:tc>
        <w:tc>
          <w:tcPr>
            <w:tcW w:w="1000" w:type="dxa"/>
            <w:vMerge/>
          </w:tcPr>
          <w:p w14:paraId="70B4DAFB"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6541CF9C"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28C67A66"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61527604"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2ECB61C1" w14:textId="3D50C578" w:rsidR="0018441A" w:rsidRPr="00243834"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돋움" w:cs="Arial"/>
                <w:color w:val="0000CC"/>
                <w:sz w:val="16"/>
                <w:szCs w:val="16"/>
              </w:rPr>
            </w:pPr>
            <w:r w:rsidRPr="00243834">
              <w:rPr>
                <w:rFonts w:eastAsia="돋움" w:cs="Arial"/>
                <w:color w:val="0000CC"/>
                <w:sz w:val="16"/>
                <w:szCs w:val="16"/>
              </w:rPr>
              <w:t>SNOR (VCC)</w:t>
            </w:r>
          </w:p>
        </w:tc>
        <w:tc>
          <w:tcPr>
            <w:tcW w:w="1001" w:type="dxa"/>
          </w:tcPr>
          <w:p w14:paraId="74934353" w14:textId="5EB46D40" w:rsidR="0018441A" w:rsidRPr="00243834"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돋움" w:cs="Arial"/>
                <w:color w:val="0000CC"/>
                <w:sz w:val="16"/>
                <w:szCs w:val="16"/>
              </w:rPr>
            </w:pPr>
            <w:r w:rsidRPr="00243834">
              <w:rPr>
                <w:rFonts w:eastAsia="돋움" w:cs="Arial"/>
                <w:color w:val="0000CC"/>
                <w:sz w:val="16"/>
                <w:szCs w:val="16"/>
              </w:rPr>
              <w:t>2.700</w:t>
            </w:r>
          </w:p>
        </w:tc>
        <w:tc>
          <w:tcPr>
            <w:tcW w:w="1001" w:type="dxa"/>
          </w:tcPr>
          <w:p w14:paraId="12F12A20" w14:textId="4AD0163A" w:rsidR="0018441A" w:rsidRPr="00243834"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돋움" w:cs="Arial"/>
                <w:color w:val="0000CC"/>
                <w:sz w:val="16"/>
                <w:szCs w:val="16"/>
              </w:rPr>
            </w:pPr>
            <w:r w:rsidRPr="00243834">
              <w:rPr>
                <w:rFonts w:eastAsia="돋움" w:cs="Arial"/>
                <w:color w:val="0000CC"/>
                <w:sz w:val="16"/>
                <w:szCs w:val="16"/>
              </w:rPr>
              <w:t>3.300</w:t>
            </w:r>
          </w:p>
        </w:tc>
        <w:tc>
          <w:tcPr>
            <w:tcW w:w="999" w:type="dxa"/>
          </w:tcPr>
          <w:p w14:paraId="5BCB3B9E" w14:textId="2BF19114" w:rsidR="0018441A" w:rsidRPr="00243834"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돋움" w:cs="Arial"/>
                <w:color w:val="0000CC"/>
                <w:sz w:val="16"/>
                <w:szCs w:val="16"/>
              </w:rPr>
            </w:pPr>
            <w:r w:rsidRPr="00243834">
              <w:rPr>
                <w:rFonts w:eastAsia="돋움" w:cs="Arial"/>
                <w:color w:val="0000CC"/>
                <w:sz w:val="16"/>
                <w:szCs w:val="16"/>
              </w:rPr>
              <w:t>3.600</w:t>
            </w:r>
          </w:p>
        </w:tc>
      </w:tr>
      <w:tr w:rsidR="00B4059D" w:rsidRPr="004120BA" w14:paraId="40B1196D"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vMerge/>
          </w:tcPr>
          <w:p w14:paraId="082E97D2" w14:textId="77777777" w:rsidR="0018441A" w:rsidRPr="004120BA" w:rsidRDefault="0018441A" w:rsidP="0018441A">
            <w:pPr>
              <w:jc w:val="center"/>
              <w:rPr>
                <w:sz w:val="16"/>
                <w:szCs w:val="16"/>
              </w:rPr>
            </w:pPr>
          </w:p>
        </w:tc>
        <w:tc>
          <w:tcPr>
            <w:tcW w:w="1000" w:type="dxa"/>
            <w:vMerge/>
          </w:tcPr>
          <w:p w14:paraId="7E830A5C"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043158AC"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74236BAA"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0DE646E8"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6E10B185" w14:textId="6D577638" w:rsidR="0018441A" w:rsidRPr="00243834"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돋움" w:cs="Arial"/>
                <w:color w:val="0000CC"/>
                <w:sz w:val="16"/>
                <w:szCs w:val="16"/>
              </w:rPr>
            </w:pPr>
            <w:r w:rsidRPr="00243834">
              <w:rPr>
                <w:rFonts w:eastAsia="돋움" w:cs="Arial"/>
                <w:color w:val="0000CC"/>
                <w:sz w:val="16"/>
                <w:szCs w:val="16"/>
              </w:rPr>
              <w:t>eMMC (VCC)</w:t>
            </w:r>
          </w:p>
        </w:tc>
        <w:tc>
          <w:tcPr>
            <w:tcW w:w="1001" w:type="dxa"/>
          </w:tcPr>
          <w:p w14:paraId="77175F7D" w14:textId="4F5F26E6" w:rsidR="0018441A" w:rsidRPr="00243834"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돋움" w:cs="Arial"/>
                <w:color w:val="0000CC"/>
                <w:sz w:val="16"/>
                <w:szCs w:val="16"/>
              </w:rPr>
            </w:pPr>
            <w:r w:rsidRPr="00243834">
              <w:rPr>
                <w:rFonts w:eastAsia="돋움" w:cs="Arial"/>
                <w:color w:val="0000CC"/>
                <w:sz w:val="16"/>
                <w:szCs w:val="16"/>
              </w:rPr>
              <w:t>2.700</w:t>
            </w:r>
          </w:p>
        </w:tc>
        <w:tc>
          <w:tcPr>
            <w:tcW w:w="1001" w:type="dxa"/>
          </w:tcPr>
          <w:p w14:paraId="498B00A9" w14:textId="10641668" w:rsidR="0018441A" w:rsidRPr="00243834"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돋움" w:cs="Arial"/>
                <w:color w:val="0000CC"/>
                <w:sz w:val="16"/>
                <w:szCs w:val="16"/>
              </w:rPr>
            </w:pPr>
            <w:r w:rsidRPr="00243834">
              <w:rPr>
                <w:rFonts w:eastAsia="돋움" w:cs="Arial"/>
                <w:color w:val="0000CC"/>
                <w:sz w:val="16"/>
                <w:szCs w:val="16"/>
              </w:rPr>
              <w:t>3.300</w:t>
            </w:r>
          </w:p>
        </w:tc>
        <w:tc>
          <w:tcPr>
            <w:tcW w:w="999" w:type="dxa"/>
          </w:tcPr>
          <w:p w14:paraId="0825F593" w14:textId="6ABC46E1" w:rsidR="0018441A" w:rsidRPr="00243834" w:rsidRDefault="0018441A" w:rsidP="0018441A">
            <w:pPr>
              <w:jc w:val="center"/>
              <w:cnfStyle w:val="000000100000" w:firstRow="0" w:lastRow="0" w:firstColumn="0" w:lastColumn="0" w:oddVBand="0" w:evenVBand="0" w:oddHBand="1" w:evenHBand="0" w:firstRowFirstColumn="0" w:firstRowLastColumn="0" w:lastRowFirstColumn="0" w:lastRowLastColumn="0"/>
              <w:rPr>
                <w:rFonts w:eastAsia="돋움" w:cs="Arial"/>
                <w:color w:val="0000CC"/>
                <w:sz w:val="16"/>
                <w:szCs w:val="16"/>
              </w:rPr>
            </w:pPr>
            <w:r w:rsidRPr="00243834">
              <w:rPr>
                <w:rFonts w:eastAsia="돋움" w:cs="Arial"/>
                <w:color w:val="0000CC"/>
                <w:sz w:val="16"/>
                <w:szCs w:val="16"/>
              </w:rPr>
              <w:t>3.600</w:t>
            </w:r>
          </w:p>
        </w:tc>
      </w:tr>
      <w:tr w:rsidR="00B4059D" w:rsidRPr="004120BA" w14:paraId="2B23A71A" w14:textId="77777777" w:rsidTr="004B7136">
        <w:trPr>
          <w:cnfStyle w:val="000000010000" w:firstRow="0" w:lastRow="0" w:firstColumn="0" w:lastColumn="0" w:oddVBand="0" w:evenVBand="0" w:oddHBand="0" w:evenHBand="1"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1000" w:type="dxa"/>
          </w:tcPr>
          <w:p w14:paraId="731D0E2B" w14:textId="77777777" w:rsidR="0018441A" w:rsidRPr="004120BA" w:rsidRDefault="0018441A" w:rsidP="0018441A">
            <w:pPr>
              <w:jc w:val="center"/>
              <w:rPr>
                <w:sz w:val="16"/>
                <w:szCs w:val="16"/>
              </w:rPr>
            </w:pPr>
            <w:r>
              <w:rPr>
                <w:rFonts w:hint="eastAsia"/>
                <w:sz w:val="16"/>
                <w:szCs w:val="16"/>
              </w:rPr>
              <w:t>4</w:t>
            </w:r>
          </w:p>
        </w:tc>
        <w:tc>
          <w:tcPr>
            <w:tcW w:w="1000" w:type="dxa"/>
          </w:tcPr>
          <w:p w14:paraId="3CB579AA"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r>
              <w:rPr>
                <w:rFonts w:hint="eastAsia"/>
                <w:sz w:val="16"/>
                <w:szCs w:val="16"/>
              </w:rPr>
              <w:t>2</w:t>
            </w:r>
          </w:p>
        </w:tc>
        <w:tc>
          <w:tcPr>
            <w:tcW w:w="1466" w:type="dxa"/>
          </w:tcPr>
          <w:p w14:paraId="190933EB" w14:textId="37471544" w:rsidR="0018441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r>
              <w:rPr>
                <w:rFonts w:hint="eastAsia"/>
                <w:sz w:val="16"/>
                <w:szCs w:val="16"/>
              </w:rPr>
              <w:t>PMIC_LDO</w:t>
            </w:r>
            <w:r>
              <w:rPr>
                <w:sz w:val="16"/>
                <w:szCs w:val="16"/>
              </w:rPr>
              <w:t>_2</w:t>
            </w:r>
          </w:p>
          <w:p w14:paraId="11198AF3"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r>
              <w:rPr>
                <w:rFonts w:hint="eastAsia"/>
                <w:sz w:val="16"/>
                <w:szCs w:val="16"/>
              </w:rPr>
              <w:t>(SDIO_3P3)</w:t>
            </w:r>
          </w:p>
        </w:tc>
        <w:tc>
          <w:tcPr>
            <w:tcW w:w="1001" w:type="dxa"/>
          </w:tcPr>
          <w:p w14:paraId="1BF4582F" w14:textId="77777777" w:rsidR="0018441A" w:rsidRPr="004120BA" w:rsidRDefault="0018441A"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r>
              <w:rPr>
                <w:rFonts w:hint="eastAsia"/>
                <w:sz w:val="16"/>
                <w:szCs w:val="16"/>
              </w:rPr>
              <w:t>3.3</w:t>
            </w:r>
          </w:p>
        </w:tc>
        <w:tc>
          <w:tcPr>
            <w:tcW w:w="1001" w:type="dxa"/>
          </w:tcPr>
          <w:p w14:paraId="07E7B6A1" w14:textId="5F921C78" w:rsidR="0018441A" w:rsidRPr="004120BA" w:rsidRDefault="00E2366E" w:rsidP="0018441A">
            <w:pPr>
              <w:jc w:val="center"/>
              <w:cnfStyle w:val="000000010000" w:firstRow="0" w:lastRow="0" w:firstColumn="0" w:lastColumn="0" w:oddVBand="0" w:evenVBand="0" w:oddHBand="0" w:evenHBand="1" w:firstRowFirstColumn="0" w:firstRowLastColumn="0" w:lastRowFirstColumn="0" w:lastRowLastColumn="0"/>
              <w:rPr>
                <w:sz w:val="16"/>
                <w:szCs w:val="16"/>
              </w:rPr>
            </w:pPr>
            <w:r>
              <w:rPr>
                <w:sz w:val="16"/>
                <w:szCs w:val="16"/>
              </w:rPr>
              <w:t>140</w:t>
            </w:r>
          </w:p>
        </w:tc>
        <w:tc>
          <w:tcPr>
            <w:tcW w:w="1999" w:type="dxa"/>
          </w:tcPr>
          <w:p w14:paraId="23EE8930" w14:textId="53F8214B" w:rsidR="0018441A" w:rsidRPr="00CD6707"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돋움" w:cs="Arial"/>
                <w:sz w:val="16"/>
                <w:szCs w:val="16"/>
              </w:rPr>
            </w:pPr>
            <w:r w:rsidRPr="00CD6707">
              <w:rPr>
                <w:rFonts w:eastAsia="돋움" w:cs="Arial"/>
                <w:sz w:val="16"/>
                <w:szCs w:val="16"/>
              </w:rPr>
              <w:t>VDD33D_GP</w:t>
            </w:r>
            <w:r>
              <w:rPr>
                <w:rFonts w:eastAsia="돋움" w:cs="Arial" w:hint="eastAsia"/>
                <w:sz w:val="16"/>
                <w:szCs w:val="16"/>
              </w:rPr>
              <w:t>SD1</w:t>
            </w:r>
          </w:p>
        </w:tc>
        <w:tc>
          <w:tcPr>
            <w:tcW w:w="1001" w:type="dxa"/>
          </w:tcPr>
          <w:p w14:paraId="4F14FCEB" w14:textId="7122283D" w:rsidR="0018441A" w:rsidRPr="00CD6707"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돋움" w:cs="Arial"/>
                <w:sz w:val="16"/>
                <w:szCs w:val="16"/>
              </w:rPr>
            </w:pPr>
            <w:r w:rsidRPr="00CD6707">
              <w:rPr>
                <w:rFonts w:eastAsia="돋움" w:cs="Arial"/>
                <w:sz w:val="16"/>
                <w:szCs w:val="16"/>
              </w:rPr>
              <w:t>3.000</w:t>
            </w:r>
          </w:p>
        </w:tc>
        <w:tc>
          <w:tcPr>
            <w:tcW w:w="1001" w:type="dxa"/>
          </w:tcPr>
          <w:p w14:paraId="021DED72" w14:textId="466E9EE0" w:rsidR="0018441A" w:rsidRPr="00CD6707"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돋움" w:cs="Arial"/>
                <w:sz w:val="16"/>
                <w:szCs w:val="16"/>
              </w:rPr>
            </w:pPr>
            <w:r w:rsidRPr="00CD6707">
              <w:rPr>
                <w:rFonts w:eastAsia="돋움" w:cs="Arial"/>
                <w:sz w:val="16"/>
                <w:szCs w:val="16"/>
              </w:rPr>
              <w:t>3.300</w:t>
            </w:r>
          </w:p>
        </w:tc>
        <w:tc>
          <w:tcPr>
            <w:tcW w:w="999" w:type="dxa"/>
          </w:tcPr>
          <w:p w14:paraId="543C023D" w14:textId="1CD1D4D0" w:rsidR="0018441A" w:rsidRPr="00CD6707" w:rsidRDefault="0018441A" w:rsidP="0018441A">
            <w:pPr>
              <w:jc w:val="center"/>
              <w:cnfStyle w:val="000000010000" w:firstRow="0" w:lastRow="0" w:firstColumn="0" w:lastColumn="0" w:oddVBand="0" w:evenVBand="0" w:oddHBand="0" w:evenHBand="1" w:firstRowFirstColumn="0" w:firstRowLastColumn="0" w:lastRowFirstColumn="0" w:lastRowLastColumn="0"/>
              <w:rPr>
                <w:rFonts w:eastAsia="돋움" w:cs="Arial"/>
                <w:sz w:val="16"/>
                <w:szCs w:val="16"/>
              </w:rPr>
            </w:pPr>
            <w:r w:rsidRPr="00CD6707">
              <w:rPr>
                <w:rFonts w:eastAsia="돋움" w:cs="Arial"/>
                <w:sz w:val="16"/>
                <w:szCs w:val="16"/>
              </w:rPr>
              <w:t>3.600</w:t>
            </w:r>
          </w:p>
        </w:tc>
      </w:tr>
      <w:tr w:rsidR="00B4059D" w:rsidRPr="004120BA" w14:paraId="290285D8" w14:textId="77777777" w:rsidTr="004B7136">
        <w:trPr>
          <w:cnfStyle w:val="000000100000" w:firstRow="0" w:lastRow="0" w:firstColumn="0" w:lastColumn="0" w:oddVBand="0" w:evenVBand="0" w:oddHBand="1"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1000" w:type="dxa"/>
            <w:vMerge w:val="restart"/>
          </w:tcPr>
          <w:p w14:paraId="11CE5F46" w14:textId="77777777" w:rsidR="0018441A" w:rsidRPr="004120BA" w:rsidRDefault="0018441A" w:rsidP="0018441A">
            <w:pPr>
              <w:jc w:val="center"/>
              <w:rPr>
                <w:sz w:val="16"/>
                <w:szCs w:val="16"/>
              </w:rPr>
            </w:pPr>
            <w:r>
              <w:rPr>
                <w:rFonts w:hint="eastAsia"/>
                <w:sz w:val="16"/>
                <w:szCs w:val="16"/>
              </w:rPr>
              <w:t>4</w:t>
            </w:r>
          </w:p>
        </w:tc>
        <w:tc>
          <w:tcPr>
            <w:tcW w:w="1000" w:type="dxa"/>
            <w:vMerge w:val="restart"/>
          </w:tcPr>
          <w:p w14:paraId="3529B734"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r>
              <w:rPr>
                <w:rFonts w:hint="eastAsia"/>
                <w:sz w:val="16"/>
                <w:szCs w:val="16"/>
              </w:rPr>
              <w:t>2</w:t>
            </w:r>
          </w:p>
        </w:tc>
        <w:tc>
          <w:tcPr>
            <w:tcW w:w="1466" w:type="dxa"/>
            <w:vMerge w:val="restart"/>
          </w:tcPr>
          <w:p w14:paraId="6736A4BE" w14:textId="6B39F10D"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PMIC_BUCK_D</w:t>
            </w:r>
          </w:p>
          <w:p w14:paraId="13974939"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r>
              <w:rPr>
                <w:rFonts w:hint="eastAsia"/>
                <w:sz w:val="16"/>
                <w:szCs w:val="16"/>
              </w:rPr>
              <w:t>(MEM_1P1)</w:t>
            </w:r>
          </w:p>
        </w:tc>
        <w:tc>
          <w:tcPr>
            <w:tcW w:w="1001" w:type="dxa"/>
            <w:vMerge w:val="restart"/>
          </w:tcPr>
          <w:p w14:paraId="2DE0C80E"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r>
              <w:rPr>
                <w:rFonts w:hint="eastAsia"/>
                <w:sz w:val="16"/>
                <w:szCs w:val="16"/>
              </w:rPr>
              <w:t>1.1</w:t>
            </w:r>
          </w:p>
        </w:tc>
        <w:tc>
          <w:tcPr>
            <w:tcW w:w="1001" w:type="dxa"/>
            <w:vMerge w:val="restart"/>
          </w:tcPr>
          <w:p w14:paraId="23678B58" w14:textId="1F31A399" w:rsidR="0018441A" w:rsidRPr="004120BA" w:rsidRDefault="00E2366E"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4000</w:t>
            </w:r>
          </w:p>
        </w:tc>
        <w:tc>
          <w:tcPr>
            <w:tcW w:w="1999" w:type="dxa"/>
          </w:tcPr>
          <w:p w14:paraId="72AF6E20" w14:textId="38DDF672" w:rsidR="0018441A" w:rsidRPr="00D239D9"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r w:rsidRPr="00D239D9">
              <w:rPr>
                <w:rFonts w:hint="eastAsia"/>
                <w:sz w:val="16"/>
                <w:szCs w:val="16"/>
              </w:rPr>
              <w:t>DRAM0_VDDQ_CKE</w:t>
            </w:r>
          </w:p>
        </w:tc>
        <w:tc>
          <w:tcPr>
            <w:tcW w:w="1001" w:type="dxa"/>
          </w:tcPr>
          <w:p w14:paraId="3618A37E" w14:textId="2CB94B77" w:rsidR="0018441A" w:rsidRPr="00D239D9"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r w:rsidRPr="00163B0B">
              <w:rPr>
                <w:rFonts w:eastAsia="돋움" w:cs="Arial"/>
                <w:sz w:val="16"/>
                <w:szCs w:val="16"/>
              </w:rPr>
              <w:t>1.0</w:t>
            </w:r>
            <w:r w:rsidR="009607B6">
              <w:rPr>
                <w:rFonts w:eastAsia="돋움" w:cs="Arial"/>
                <w:sz w:val="16"/>
                <w:szCs w:val="16"/>
              </w:rPr>
              <w:t>60</w:t>
            </w:r>
          </w:p>
        </w:tc>
        <w:tc>
          <w:tcPr>
            <w:tcW w:w="1001" w:type="dxa"/>
          </w:tcPr>
          <w:p w14:paraId="72825805" w14:textId="745D5367" w:rsidR="0018441A" w:rsidRPr="00D239D9"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r w:rsidRPr="00163B0B">
              <w:rPr>
                <w:rFonts w:eastAsia="돋움" w:cs="Arial"/>
                <w:sz w:val="16"/>
                <w:szCs w:val="16"/>
              </w:rPr>
              <w:t>1.100</w:t>
            </w:r>
          </w:p>
        </w:tc>
        <w:tc>
          <w:tcPr>
            <w:tcW w:w="999" w:type="dxa"/>
          </w:tcPr>
          <w:p w14:paraId="2535DF96" w14:textId="207F4C7F" w:rsidR="0018441A" w:rsidRPr="00D239D9"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r w:rsidRPr="00163B0B">
              <w:rPr>
                <w:rFonts w:eastAsia="돋움" w:cs="Arial"/>
                <w:sz w:val="16"/>
                <w:szCs w:val="16"/>
              </w:rPr>
              <w:t>1.1</w:t>
            </w:r>
            <w:r w:rsidR="009607B6">
              <w:rPr>
                <w:rFonts w:eastAsia="돋움" w:cs="Arial"/>
                <w:sz w:val="16"/>
                <w:szCs w:val="16"/>
              </w:rPr>
              <w:t>70</w:t>
            </w:r>
          </w:p>
        </w:tc>
      </w:tr>
      <w:tr w:rsidR="009607B6" w14:paraId="49972817" w14:textId="77777777" w:rsidTr="004B7136">
        <w:trPr>
          <w:cnfStyle w:val="000000010000" w:firstRow="0" w:lastRow="0" w:firstColumn="0" w:lastColumn="0" w:oddVBand="0" w:evenVBand="0" w:oddHBand="0" w:evenHBand="1"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1000" w:type="dxa"/>
            <w:vMerge/>
          </w:tcPr>
          <w:p w14:paraId="60D57586" w14:textId="77777777" w:rsidR="009607B6" w:rsidRDefault="009607B6" w:rsidP="009607B6">
            <w:pPr>
              <w:jc w:val="center"/>
              <w:rPr>
                <w:sz w:val="16"/>
                <w:szCs w:val="16"/>
              </w:rPr>
            </w:pPr>
          </w:p>
        </w:tc>
        <w:tc>
          <w:tcPr>
            <w:tcW w:w="1000" w:type="dxa"/>
            <w:vMerge/>
          </w:tcPr>
          <w:p w14:paraId="780A8F83" w14:textId="77777777" w:rsidR="009607B6" w:rsidRDefault="009607B6" w:rsidP="009607B6">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466" w:type="dxa"/>
            <w:vMerge/>
          </w:tcPr>
          <w:p w14:paraId="48307BC4" w14:textId="77777777" w:rsidR="009607B6" w:rsidRDefault="009607B6" w:rsidP="009607B6">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0708ECB1" w14:textId="77777777" w:rsidR="009607B6" w:rsidRDefault="009607B6" w:rsidP="009607B6">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001" w:type="dxa"/>
            <w:vMerge/>
          </w:tcPr>
          <w:p w14:paraId="7C6CF7A5" w14:textId="77777777" w:rsidR="009607B6" w:rsidRDefault="009607B6" w:rsidP="009607B6">
            <w:pPr>
              <w:jc w:val="center"/>
              <w:cnfStyle w:val="000000010000" w:firstRow="0" w:lastRow="0" w:firstColumn="0" w:lastColumn="0" w:oddVBand="0" w:evenVBand="0" w:oddHBand="0" w:evenHBand="1" w:firstRowFirstColumn="0" w:firstRowLastColumn="0" w:lastRowFirstColumn="0" w:lastRowLastColumn="0"/>
              <w:rPr>
                <w:sz w:val="16"/>
                <w:szCs w:val="16"/>
              </w:rPr>
            </w:pPr>
          </w:p>
        </w:tc>
        <w:tc>
          <w:tcPr>
            <w:tcW w:w="1999" w:type="dxa"/>
          </w:tcPr>
          <w:p w14:paraId="37C9C78D" w14:textId="5ECD9481" w:rsidR="009607B6" w:rsidRPr="00D239D9" w:rsidRDefault="009607B6" w:rsidP="009607B6">
            <w:pPr>
              <w:jc w:val="center"/>
              <w:cnfStyle w:val="000000010000" w:firstRow="0" w:lastRow="0" w:firstColumn="0" w:lastColumn="0" w:oddVBand="0" w:evenVBand="0" w:oddHBand="0" w:evenHBand="1" w:firstRowFirstColumn="0" w:firstRowLastColumn="0" w:lastRowFirstColumn="0" w:lastRowLastColumn="0"/>
              <w:rPr>
                <w:sz w:val="16"/>
                <w:szCs w:val="16"/>
              </w:rPr>
            </w:pPr>
            <w:r w:rsidRPr="00D239D9">
              <w:rPr>
                <w:rFonts w:hint="eastAsia"/>
                <w:sz w:val="16"/>
                <w:szCs w:val="16"/>
              </w:rPr>
              <w:t>DRAM</w:t>
            </w:r>
            <w:r>
              <w:rPr>
                <w:rFonts w:hint="eastAsia"/>
                <w:sz w:val="16"/>
                <w:szCs w:val="16"/>
              </w:rPr>
              <w:t>1</w:t>
            </w:r>
            <w:r w:rsidRPr="00D239D9">
              <w:rPr>
                <w:rFonts w:hint="eastAsia"/>
                <w:sz w:val="16"/>
                <w:szCs w:val="16"/>
              </w:rPr>
              <w:t>_VDDQ_CKE</w:t>
            </w:r>
          </w:p>
        </w:tc>
        <w:tc>
          <w:tcPr>
            <w:tcW w:w="1001" w:type="dxa"/>
          </w:tcPr>
          <w:p w14:paraId="6DF4B28E" w14:textId="69F32434" w:rsidR="009607B6" w:rsidRPr="00D239D9" w:rsidRDefault="009607B6" w:rsidP="009607B6">
            <w:pPr>
              <w:jc w:val="center"/>
              <w:cnfStyle w:val="000000010000" w:firstRow="0" w:lastRow="0" w:firstColumn="0" w:lastColumn="0" w:oddVBand="0" w:evenVBand="0" w:oddHBand="0" w:evenHBand="1" w:firstRowFirstColumn="0" w:firstRowLastColumn="0" w:lastRowFirstColumn="0" w:lastRowLastColumn="0"/>
              <w:rPr>
                <w:sz w:val="16"/>
                <w:szCs w:val="16"/>
              </w:rPr>
            </w:pPr>
            <w:r w:rsidRPr="00163B0B">
              <w:rPr>
                <w:rFonts w:eastAsia="돋움" w:cs="Arial"/>
                <w:sz w:val="16"/>
                <w:szCs w:val="16"/>
              </w:rPr>
              <w:t>1.0</w:t>
            </w:r>
            <w:r>
              <w:rPr>
                <w:rFonts w:eastAsia="돋움" w:cs="Arial"/>
                <w:sz w:val="16"/>
                <w:szCs w:val="16"/>
              </w:rPr>
              <w:t>60</w:t>
            </w:r>
          </w:p>
        </w:tc>
        <w:tc>
          <w:tcPr>
            <w:tcW w:w="1001" w:type="dxa"/>
          </w:tcPr>
          <w:p w14:paraId="44824D7F" w14:textId="079237E3" w:rsidR="009607B6" w:rsidRPr="00D239D9" w:rsidRDefault="009607B6" w:rsidP="009607B6">
            <w:pPr>
              <w:jc w:val="center"/>
              <w:cnfStyle w:val="000000010000" w:firstRow="0" w:lastRow="0" w:firstColumn="0" w:lastColumn="0" w:oddVBand="0" w:evenVBand="0" w:oddHBand="0" w:evenHBand="1" w:firstRowFirstColumn="0" w:firstRowLastColumn="0" w:lastRowFirstColumn="0" w:lastRowLastColumn="0"/>
              <w:rPr>
                <w:sz w:val="16"/>
                <w:szCs w:val="16"/>
              </w:rPr>
            </w:pPr>
            <w:r w:rsidRPr="00163B0B">
              <w:rPr>
                <w:rFonts w:eastAsia="돋움" w:cs="Arial"/>
                <w:sz w:val="16"/>
                <w:szCs w:val="16"/>
              </w:rPr>
              <w:t>1.100</w:t>
            </w:r>
          </w:p>
        </w:tc>
        <w:tc>
          <w:tcPr>
            <w:tcW w:w="999" w:type="dxa"/>
          </w:tcPr>
          <w:p w14:paraId="1117436B" w14:textId="1FB8F3E9" w:rsidR="009607B6" w:rsidRPr="00D239D9" w:rsidRDefault="009607B6" w:rsidP="009607B6">
            <w:pPr>
              <w:jc w:val="center"/>
              <w:cnfStyle w:val="000000010000" w:firstRow="0" w:lastRow="0" w:firstColumn="0" w:lastColumn="0" w:oddVBand="0" w:evenVBand="0" w:oddHBand="0" w:evenHBand="1" w:firstRowFirstColumn="0" w:firstRowLastColumn="0" w:lastRowFirstColumn="0" w:lastRowLastColumn="0"/>
              <w:rPr>
                <w:sz w:val="16"/>
                <w:szCs w:val="16"/>
              </w:rPr>
            </w:pPr>
            <w:r w:rsidRPr="00163B0B">
              <w:rPr>
                <w:rFonts w:eastAsia="돋움" w:cs="Arial"/>
                <w:sz w:val="16"/>
                <w:szCs w:val="16"/>
              </w:rPr>
              <w:t>1.1</w:t>
            </w:r>
            <w:r>
              <w:rPr>
                <w:rFonts w:eastAsia="돋움" w:cs="Arial"/>
                <w:sz w:val="16"/>
                <w:szCs w:val="16"/>
              </w:rPr>
              <w:t>70</w:t>
            </w:r>
          </w:p>
        </w:tc>
      </w:tr>
      <w:tr w:rsidR="00B4059D" w:rsidRPr="004120BA" w14:paraId="34FA621B" w14:textId="77777777" w:rsidTr="004B7136">
        <w:trPr>
          <w:cnfStyle w:val="000000100000" w:firstRow="0" w:lastRow="0" w:firstColumn="0" w:lastColumn="0" w:oddVBand="0" w:evenVBand="0" w:oddHBand="1"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1000" w:type="dxa"/>
            <w:vMerge/>
          </w:tcPr>
          <w:p w14:paraId="46E9D984" w14:textId="77777777" w:rsidR="0018441A" w:rsidRPr="004120BA" w:rsidRDefault="0018441A" w:rsidP="0018441A">
            <w:pPr>
              <w:jc w:val="center"/>
              <w:rPr>
                <w:sz w:val="16"/>
                <w:szCs w:val="16"/>
              </w:rPr>
            </w:pPr>
          </w:p>
        </w:tc>
        <w:tc>
          <w:tcPr>
            <w:tcW w:w="1000" w:type="dxa"/>
            <w:vMerge/>
          </w:tcPr>
          <w:p w14:paraId="144A6AA8"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466" w:type="dxa"/>
            <w:vMerge/>
          </w:tcPr>
          <w:p w14:paraId="05EA705F"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0DE5AEFA"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001" w:type="dxa"/>
            <w:vMerge/>
          </w:tcPr>
          <w:p w14:paraId="3F7664B8" w14:textId="77777777" w:rsidR="0018441A" w:rsidRPr="004120BA" w:rsidRDefault="0018441A" w:rsidP="0018441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999" w:type="dxa"/>
          </w:tcPr>
          <w:p w14:paraId="40D93BC9" w14:textId="3A3E52B8" w:rsidR="0018441A" w:rsidRPr="00243834" w:rsidRDefault="0018441A" w:rsidP="0018441A">
            <w:pPr>
              <w:jc w:val="center"/>
              <w:cnfStyle w:val="000000100000" w:firstRow="0" w:lastRow="0" w:firstColumn="0" w:lastColumn="0" w:oddVBand="0" w:evenVBand="0" w:oddHBand="1" w:evenHBand="0" w:firstRowFirstColumn="0" w:firstRowLastColumn="0" w:lastRowFirstColumn="0" w:lastRowLastColumn="0"/>
              <w:rPr>
                <w:color w:val="0000CC"/>
                <w:sz w:val="16"/>
                <w:szCs w:val="16"/>
              </w:rPr>
            </w:pPr>
            <w:r w:rsidRPr="00243834">
              <w:rPr>
                <w:color w:val="0000CC"/>
                <w:sz w:val="16"/>
                <w:szCs w:val="16"/>
              </w:rPr>
              <w:t>LPDDR4_VDD2</w:t>
            </w:r>
          </w:p>
        </w:tc>
        <w:tc>
          <w:tcPr>
            <w:tcW w:w="1001" w:type="dxa"/>
          </w:tcPr>
          <w:p w14:paraId="562BB5B8" w14:textId="03F8429A" w:rsidR="0018441A" w:rsidRPr="00243834" w:rsidRDefault="0018441A" w:rsidP="0018441A">
            <w:pPr>
              <w:jc w:val="center"/>
              <w:cnfStyle w:val="000000100000" w:firstRow="0" w:lastRow="0" w:firstColumn="0" w:lastColumn="0" w:oddVBand="0" w:evenVBand="0" w:oddHBand="1" w:evenHBand="0" w:firstRowFirstColumn="0" w:firstRowLastColumn="0" w:lastRowFirstColumn="0" w:lastRowLastColumn="0"/>
              <w:rPr>
                <w:color w:val="0000CC"/>
                <w:sz w:val="16"/>
                <w:szCs w:val="16"/>
              </w:rPr>
            </w:pPr>
            <w:r w:rsidRPr="00243834">
              <w:rPr>
                <w:rFonts w:eastAsia="돋움" w:cs="Arial"/>
                <w:color w:val="0000CC"/>
                <w:sz w:val="16"/>
                <w:szCs w:val="16"/>
              </w:rPr>
              <w:t>1.060</w:t>
            </w:r>
          </w:p>
        </w:tc>
        <w:tc>
          <w:tcPr>
            <w:tcW w:w="1001" w:type="dxa"/>
          </w:tcPr>
          <w:p w14:paraId="2329056A" w14:textId="661FB4AE" w:rsidR="0018441A" w:rsidRPr="00243834" w:rsidRDefault="0018441A" w:rsidP="0018441A">
            <w:pPr>
              <w:jc w:val="center"/>
              <w:cnfStyle w:val="000000100000" w:firstRow="0" w:lastRow="0" w:firstColumn="0" w:lastColumn="0" w:oddVBand="0" w:evenVBand="0" w:oddHBand="1" w:evenHBand="0" w:firstRowFirstColumn="0" w:firstRowLastColumn="0" w:lastRowFirstColumn="0" w:lastRowLastColumn="0"/>
              <w:rPr>
                <w:color w:val="0000CC"/>
                <w:sz w:val="16"/>
                <w:szCs w:val="16"/>
              </w:rPr>
            </w:pPr>
            <w:r w:rsidRPr="00243834">
              <w:rPr>
                <w:rFonts w:eastAsia="돋움" w:cs="Arial"/>
                <w:color w:val="0000CC"/>
                <w:sz w:val="16"/>
                <w:szCs w:val="16"/>
              </w:rPr>
              <w:t>1.100</w:t>
            </w:r>
          </w:p>
        </w:tc>
        <w:tc>
          <w:tcPr>
            <w:tcW w:w="999" w:type="dxa"/>
          </w:tcPr>
          <w:p w14:paraId="4FE4AFB5" w14:textId="696373E4" w:rsidR="0018441A" w:rsidRPr="00243834" w:rsidRDefault="0018441A" w:rsidP="0018441A">
            <w:pPr>
              <w:jc w:val="center"/>
              <w:cnfStyle w:val="000000100000" w:firstRow="0" w:lastRow="0" w:firstColumn="0" w:lastColumn="0" w:oddVBand="0" w:evenVBand="0" w:oddHBand="1" w:evenHBand="0" w:firstRowFirstColumn="0" w:firstRowLastColumn="0" w:lastRowFirstColumn="0" w:lastRowLastColumn="0"/>
              <w:rPr>
                <w:color w:val="0000CC"/>
                <w:sz w:val="16"/>
                <w:szCs w:val="16"/>
              </w:rPr>
            </w:pPr>
            <w:r w:rsidRPr="00243834">
              <w:rPr>
                <w:rFonts w:eastAsia="돋움" w:cs="Arial"/>
                <w:color w:val="0000CC"/>
                <w:sz w:val="16"/>
                <w:szCs w:val="16"/>
              </w:rPr>
              <w:t>1.170</w:t>
            </w:r>
          </w:p>
        </w:tc>
      </w:tr>
      <w:tr w:rsidR="00B4059D" w:rsidRPr="004120BA" w14:paraId="338045BB" w14:textId="77777777" w:rsidTr="004B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tcPr>
          <w:p w14:paraId="3C381663" w14:textId="77777777" w:rsidR="00EA6342" w:rsidRPr="004120BA" w:rsidRDefault="00EA6342" w:rsidP="00EA6342">
            <w:pPr>
              <w:jc w:val="center"/>
              <w:rPr>
                <w:sz w:val="16"/>
                <w:szCs w:val="16"/>
              </w:rPr>
            </w:pPr>
            <w:r>
              <w:rPr>
                <w:rFonts w:hint="eastAsia"/>
                <w:sz w:val="16"/>
                <w:szCs w:val="16"/>
              </w:rPr>
              <w:t>5</w:t>
            </w:r>
          </w:p>
        </w:tc>
        <w:tc>
          <w:tcPr>
            <w:tcW w:w="1000" w:type="dxa"/>
          </w:tcPr>
          <w:p w14:paraId="4EBFB85E" w14:textId="77777777" w:rsidR="00EA6342" w:rsidRPr="004120BA" w:rsidRDefault="00EA6342" w:rsidP="00EA6342">
            <w:pPr>
              <w:jc w:val="center"/>
              <w:cnfStyle w:val="000000010000" w:firstRow="0" w:lastRow="0" w:firstColumn="0" w:lastColumn="0" w:oddVBand="0" w:evenVBand="0" w:oddHBand="0" w:evenHBand="1" w:firstRowFirstColumn="0" w:firstRowLastColumn="0" w:lastRowFirstColumn="0" w:lastRowLastColumn="0"/>
              <w:rPr>
                <w:sz w:val="16"/>
                <w:szCs w:val="16"/>
              </w:rPr>
            </w:pPr>
            <w:r>
              <w:rPr>
                <w:rFonts w:hint="eastAsia"/>
                <w:sz w:val="16"/>
                <w:szCs w:val="16"/>
              </w:rPr>
              <w:t>1</w:t>
            </w:r>
          </w:p>
        </w:tc>
        <w:tc>
          <w:tcPr>
            <w:tcW w:w="1466" w:type="dxa"/>
          </w:tcPr>
          <w:p w14:paraId="4F75522F" w14:textId="364A8641" w:rsidR="00EA6342" w:rsidRPr="004120BA" w:rsidRDefault="00EA6342" w:rsidP="00EA6342">
            <w:pPr>
              <w:jc w:val="center"/>
              <w:cnfStyle w:val="000000010000" w:firstRow="0" w:lastRow="0" w:firstColumn="0" w:lastColumn="0" w:oddVBand="0" w:evenVBand="0" w:oddHBand="0" w:evenHBand="1" w:firstRowFirstColumn="0" w:firstRowLastColumn="0" w:lastRowFirstColumn="0" w:lastRowLastColumn="0"/>
              <w:rPr>
                <w:sz w:val="16"/>
                <w:szCs w:val="16"/>
              </w:rPr>
            </w:pPr>
            <w:r>
              <w:rPr>
                <w:sz w:val="16"/>
                <w:szCs w:val="16"/>
              </w:rPr>
              <w:t>PMIC_BUCK_C</w:t>
            </w:r>
          </w:p>
          <w:p w14:paraId="1D1F6C34" w14:textId="77777777" w:rsidR="00EA6342" w:rsidRPr="004120BA" w:rsidRDefault="00EA6342" w:rsidP="00EA6342">
            <w:pPr>
              <w:jc w:val="center"/>
              <w:cnfStyle w:val="000000010000" w:firstRow="0" w:lastRow="0" w:firstColumn="0" w:lastColumn="0" w:oddVBand="0" w:evenVBand="0" w:oddHBand="0" w:evenHBand="1" w:firstRowFirstColumn="0" w:firstRowLastColumn="0" w:lastRowFirstColumn="0" w:lastRowLastColumn="0"/>
              <w:rPr>
                <w:sz w:val="16"/>
                <w:szCs w:val="16"/>
              </w:rPr>
            </w:pPr>
            <w:r>
              <w:rPr>
                <w:rFonts w:hint="eastAsia"/>
                <w:sz w:val="16"/>
                <w:szCs w:val="16"/>
              </w:rPr>
              <w:t>(MEMQ_0P6)</w:t>
            </w:r>
          </w:p>
        </w:tc>
        <w:tc>
          <w:tcPr>
            <w:tcW w:w="1001" w:type="dxa"/>
          </w:tcPr>
          <w:p w14:paraId="5986BD36" w14:textId="77777777" w:rsidR="00EA6342" w:rsidRPr="004120BA" w:rsidRDefault="00EA6342" w:rsidP="00EA6342">
            <w:pPr>
              <w:jc w:val="center"/>
              <w:cnfStyle w:val="000000010000" w:firstRow="0" w:lastRow="0" w:firstColumn="0" w:lastColumn="0" w:oddVBand="0" w:evenVBand="0" w:oddHBand="0" w:evenHBand="1" w:firstRowFirstColumn="0" w:firstRowLastColumn="0" w:lastRowFirstColumn="0" w:lastRowLastColumn="0"/>
              <w:rPr>
                <w:sz w:val="16"/>
                <w:szCs w:val="16"/>
              </w:rPr>
            </w:pPr>
            <w:r>
              <w:rPr>
                <w:rFonts w:hint="eastAsia"/>
                <w:sz w:val="16"/>
                <w:szCs w:val="16"/>
              </w:rPr>
              <w:t>0.6</w:t>
            </w:r>
          </w:p>
        </w:tc>
        <w:tc>
          <w:tcPr>
            <w:tcW w:w="1001" w:type="dxa"/>
          </w:tcPr>
          <w:p w14:paraId="2115B4E8" w14:textId="0D4F8E86" w:rsidR="00EA6342" w:rsidRPr="004120BA" w:rsidRDefault="00EA6342" w:rsidP="00EA6342">
            <w:pPr>
              <w:jc w:val="center"/>
              <w:cnfStyle w:val="000000010000" w:firstRow="0" w:lastRow="0" w:firstColumn="0" w:lastColumn="0" w:oddVBand="0" w:evenVBand="0" w:oddHBand="0" w:evenHBand="1" w:firstRowFirstColumn="0" w:firstRowLastColumn="0" w:lastRowFirstColumn="0" w:lastRowLastColumn="0"/>
              <w:rPr>
                <w:sz w:val="16"/>
                <w:szCs w:val="16"/>
              </w:rPr>
            </w:pPr>
            <w:r>
              <w:rPr>
                <w:sz w:val="16"/>
                <w:szCs w:val="16"/>
              </w:rPr>
              <w:t>4000</w:t>
            </w:r>
          </w:p>
        </w:tc>
        <w:tc>
          <w:tcPr>
            <w:tcW w:w="1999" w:type="dxa"/>
          </w:tcPr>
          <w:p w14:paraId="2A53991F" w14:textId="48503EA2" w:rsidR="00EA6342" w:rsidRPr="00DF21C8" w:rsidRDefault="00EA6342" w:rsidP="00EA6342">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243834">
              <w:rPr>
                <w:color w:val="0000CC"/>
                <w:sz w:val="16"/>
                <w:szCs w:val="16"/>
              </w:rPr>
              <w:t>LPDDR4_VDDQ</w:t>
            </w:r>
          </w:p>
        </w:tc>
        <w:tc>
          <w:tcPr>
            <w:tcW w:w="1001" w:type="dxa"/>
          </w:tcPr>
          <w:p w14:paraId="6F8B92DB" w14:textId="02268495" w:rsidR="00EA6342" w:rsidRPr="00DF21C8" w:rsidRDefault="00EA6342" w:rsidP="00EA6342">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Pr>
                <w:rFonts w:eastAsia="돋움" w:cs="Arial" w:hint="eastAsia"/>
                <w:color w:val="0000CC"/>
                <w:sz w:val="16"/>
                <w:szCs w:val="16"/>
              </w:rPr>
              <w:t>0.570</w:t>
            </w:r>
          </w:p>
        </w:tc>
        <w:tc>
          <w:tcPr>
            <w:tcW w:w="1001" w:type="dxa"/>
          </w:tcPr>
          <w:p w14:paraId="5458E388" w14:textId="45AD5A14" w:rsidR="00EA6342" w:rsidRPr="00DF21C8" w:rsidRDefault="00EA6342" w:rsidP="00EA6342">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DF21C8">
              <w:rPr>
                <w:rFonts w:eastAsia="맑은 고딕" w:cs="Tahoma" w:hint="eastAsia"/>
                <w:color w:val="0000FF"/>
                <w:sz w:val="16"/>
                <w:szCs w:val="16"/>
              </w:rPr>
              <w:t>0.6</w:t>
            </w:r>
          </w:p>
        </w:tc>
        <w:tc>
          <w:tcPr>
            <w:tcW w:w="999" w:type="dxa"/>
          </w:tcPr>
          <w:p w14:paraId="0853F569" w14:textId="1FA4E759" w:rsidR="00EA6342" w:rsidRPr="00DF21C8" w:rsidRDefault="00EA6342" w:rsidP="00EA6342">
            <w:pPr>
              <w:jc w:val="center"/>
              <w:cnfStyle w:val="000000010000" w:firstRow="0" w:lastRow="0" w:firstColumn="0" w:lastColumn="0" w:oddVBand="0" w:evenVBand="0" w:oddHBand="0" w:evenHBand="1" w:firstRowFirstColumn="0" w:firstRowLastColumn="0" w:lastRowFirstColumn="0" w:lastRowLastColumn="0"/>
              <w:rPr>
                <w:rFonts w:eastAsia="맑은 고딕" w:cs="Tahoma"/>
                <w:sz w:val="16"/>
                <w:szCs w:val="16"/>
              </w:rPr>
            </w:pPr>
            <w:r w:rsidRPr="00DF21C8">
              <w:rPr>
                <w:rFonts w:eastAsia="맑은 고딕" w:cs="Tahoma" w:hint="eastAsia"/>
                <w:color w:val="0000FF"/>
                <w:sz w:val="16"/>
                <w:szCs w:val="16"/>
              </w:rPr>
              <w:t>0.630</w:t>
            </w:r>
          </w:p>
        </w:tc>
      </w:tr>
      <w:tr w:rsidR="0005521E" w:rsidRPr="004120BA" w14:paraId="4C28A52B" w14:textId="77777777" w:rsidTr="004B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dxa"/>
          </w:tcPr>
          <w:p w14:paraId="3672EF16" w14:textId="58A44BA4" w:rsidR="0005521E" w:rsidRDefault="0005521E" w:rsidP="0005521E">
            <w:pPr>
              <w:jc w:val="center"/>
              <w:rPr>
                <w:sz w:val="16"/>
                <w:szCs w:val="16"/>
              </w:rPr>
            </w:pPr>
            <w:r>
              <w:rPr>
                <w:rFonts w:hint="eastAsia"/>
                <w:sz w:val="16"/>
                <w:szCs w:val="16"/>
              </w:rPr>
              <w:t>5</w:t>
            </w:r>
          </w:p>
        </w:tc>
        <w:tc>
          <w:tcPr>
            <w:tcW w:w="1000" w:type="dxa"/>
          </w:tcPr>
          <w:p w14:paraId="724AE7D2" w14:textId="31F6A79F" w:rsidR="0005521E" w:rsidRDefault="0005521E" w:rsidP="0005521E">
            <w:pPr>
              <w:jc w:val="center"/>
              <w:cnfStyle w:val="000000100000" w:firstRow="0" w:lastRow="0" w:firstColumn="0" w:lastColumn="0" w:oddVBand="0" w:evenVBand="0" w:oddHBand="1" w:evenHBand="0" w:firstRowFirstColumn="0" w:firstRowLastColumn="0" w:lastRowFirstColumn="0" w:lastRowLastColumn="0"/>
              <w:rPr>
                <w:sz w:val="16"/>
                <w:szCs w:val="16"/>
              </w:rPr>
            </w:pPr>
            <w:r>
              <w:rPr>
                <w:rFonts w:hint="eastAsia"/>
                <w:sz w:val="16"/>
                <w:szCs w:val="16"/>
              </w:rPr>
              <w:t>1</w:t>
            </w:r>
          </w:p>
        </w:tc>
        <w:tc>
          <w:tcPr>
            <w:tcW w:w="1466" w:type="dxa"/>
          </w:tcPr>
          <w:p w14:paraId="5E895ED1" w14:textId="6E87E977" w:rsidR="0005521E" w:rsidRPr="0005521E" w:rsidRDefault="0005521E" w:rsidP="0005521E">
            <w:pPr>
              <w:jc w:val="center"/>
              <w:cnfStyle w:val="000000100000" w:firstRow="0" w:lastRow="0" w:firstColumn="0" w:lastColumn="0" w:oddVBand="0" w:evenVBand="0" w:oddHBand="1" w:evenHBand="0" w:firstRowFirstColumn="0" w:firstRowLastColumn="0" w:lastRowFirstColumn="0" w:lastRowLastColumn="0"/>
              <w:rPr>
                <w:color w:val="F79646" w:themeColor="accent6"/>
                <w:sz w:val="16"/>
                <w:szCs w:val="16"/>
              </w:rPr>
            </w:pPr>
            <w:r w:rsidRPr="00CA1812">
              <w:rPr>
                <w:rFonts w:ascii="Consolas" w:hAnsi="Consolas"/>
                <w:color w:val="FF0000"/>
              </w:rPr>
              <w:t>*</w:t>
            </w:r>
            <w:r w:rsidRPr="0005521E">
              <w:rPr>
                <w:color w:val="F79646" w:themeColor="accent6"/>
                <w:sz w:val="16"/>
                <w:szCs w:val="16"/>
              </w:rPr>
              <w:t>PMIC_BUCK_C</w:t>
            </w:r>
          </w:p>
          <w:p w14:paraId="3EAC5268" w14:textId="0D84BFAE" w:rsidR="0005521E" w:rsidRDefault="0005521E" w:rsidP="0005521E">
            <w:pPr>
              <w:jc w:val="center"/>
              <w:cnfStyle w:val="000000100000" w:firstRow="0" w:lastRow="0" w:firstColumn="0" w:lastColumn="0" w:oddVBand="0" w:evenVBand="0" w:oddHBand="1" w:evenHBand="0" w:firstRowFirstColumn="0" w:firstRowLastColumn="0" w:lastRowFirstColumn="0" w:lastRowLastColumn="0"/>
              <w:rPr>
                <w:sz w:val="16"/>
                <w:szCs w:val="16"/>
              </w:rPr>
            </w:pPr>
            <w:r w:rsidRPr="0005521E">
              <w:rPr>
                <w:rFonts w:hint="eastAsia"/>
                <w:color w:val="F79646" w:themeColor="accent6"/>
                <w:sz w:val="16"/>
                <w:szCs w:val="16"/>
              </w:rPr>
              <w:t>(MEMQ_</w:t>
            </w:r>
            <w:r w:rsidRPr="0005521E">
              <w:rPr>
                <w:color w:val="F79646" w:themeColor="accent6"/>
                <w:sz w:val="16"/>
                <w:szCs w:val="16"/>
              </w:rPr>
              <w:t>1</w:t>
            </w:r>
            <w:r w:rsidRPr="0005521E">
              <w:rPr>
                <w:rFonts w:hint="eastAsia"/>
                <w:color w:val="F79646" w:themeColor="accent6"/>
                <w:sz w:val="16"/>
                <w:szCs w:val="16"/>
              </w:rPr>
              <w:t>P</w:t>
            </w:r>
            <w:r w:rsidRPr="0005521E">
              <w:rPr>
                <w:color w:val="F79646" w:themeColor="accent6"/>
                <w:sz w:val="16"/>
                <w:szCs w:val="16"/>
              </w:rPr>
              <w:t>1</w:t>
            </w:r>
            <w:r w:rsidRPr="009536E1">
              <w:rPr>
                <w:rFonts w:hint="eastAsia"/>
                <w:color w:val="F79646" w:themeColor="accent6"/>
                <w:sz w:val="16"/>
                <w:szCs w:val="16"/>
              </w:rPr>
              <w:t>)</w:t>
            </w:r>
          </w:p>
        </w:tc>
        <w:tc>
          <w:tcPr>
            <w:tcW w:w="1001" w:type="dxa"/>
          </w:tcPr>
          <w:p w14:paraId="73E24801" w14:textId="7B9BD298" w:rsidR="0005521E" w:rsidRDefault="0005521E" w:rsidP="0005521E">
            <w:pPr>
              <w:jc w:val="center"/>
              <w:cnfStyle w:val="000000100000" w:firstRow="0" w:lastRow="0" w:firstColumn="0" w:lastColumn="0" w:oddVBand="0" w:evenVBand="0" w:oddHBand="1" w:evenHBand="0" w:firstRowFirstColumn="0" w:firstRowLastColumn="0" w:lastRowFirstColumn="0" w:lastRowLastColumn="0"/>
              <w:rPr>
                <w:sz w:val="16"/>
                <w:szCs w:val="16"/>
              </w:rPr>
            </w:pPr>
            <w:r>
              <w:rPr>
                <w:rFonts w:hint="eastAsia"/>
                <w:sz w:val="16"/>
                <w:szCs w:val="16"/>
              </w:rPr>
              <w:t>1.1</w:t>
            </w:r>
          </w:p>
        </w:tc>
        <w:tc>
          <w:tcPr>
            <w:tcW w:w="1001" w:type="dxa"/>
          </w:tcPr>
          <w:p w14:paraId="4AF1419A" w14:textId="0C9227C7" w:rsidR="0005521E" w:rsidRDefault="0005521E" w:rsidP="0005521E">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4000</w:t>
            </w:r>
          </w:p>
        </w:tc>
        <w:tc>
          <w:tcPr>
            <w:tcW w:w="1999" w:type="dxa"/>
          </w:tcPr>
          <w:p w14:paraId="246E98DF" w14:textId="07816E0E" w:rsidR="0005521E" w:rsidRPr="00243834" w:rsidRDefault="0005521E" w:rsidP="0005521E">
            <w:pPr>
              <w:jc w:val="center"/>
              <w:cnfStyle w:val="000000100000" w:firstRow="0" w:lastRow="0" w:firstColumn="0" w:lastColumn="0" w:oddVBand="0" w:evenVBand="0" w:oddHBand="1" w:evenHBand="0" w:firstRowFirstColumn="0" w:firstRowLastColumn="0" w:lastRowFirstColumn="0" w:lastRowLastColumn="0"/>
              <w:rPr>
                <w:color w:val="0000CC"/>
                <w:sz w:val="16"/>
                <w:szCs w:val="16"/>
              </w:rPr>
            </w:pPr>
            <w:r w:rsidRPr="00243834">
              <w:rPr>
                <w:color w:val="0000CC"/>
                <w:sz w:val="16"/>
                <w:szCs w:val="16"/>
              </w:rPr>
              <w:t>LPDDR4_VDDQ</w:t>
            </w:r>
          </w:p>
        </w:tc>
        <w:tc>
          <w:tcPr>
            <w:tcW w:w="1001" w:type="dxa"/>
          </w:tcPr>
          <w:p w14:paraId="41EB7A61" w14:textId="75E7CFE5" w:rsidR="0005521E" w:rsidRDefault="0005521E" w:rsidP="0005521E">
            <w:pPr>
              <w:jc w:val="center"/>
              <w:cnfStyle w:val="000000100000" w:firstRow="0" w:lastRow="0" w:firstColumn="0" w:lastColumn="0" w:oddVBand="0" w:evenVBand="0" w:oddHBand="1" w:evenHBand="0" w:firstRowFirstColumn="0" w:firstRowLastColumn="0" w:lastRowFirstColumn="0" w:lastRowLastColumn="0"/>
              <w:rPr>
                <w:rFonts w:eastAsia="돋움" w:cs="Arial"/>
                <w:color w:val="0000CC"/>
                <w:sz w:val="16"/>
                <w:szCs w:val="16"/>
              </w:rPr>
            </w:pPr>
            <w:r w:rsidRPr="00243834">
              <w:rPr>
                <w:rFonts w:eastAsia="돋움" w:cs="Arial"/>
                <w:color w:val="0000CC"/>
                <w:sz w:val="16"/>
                <w:szCs w:val="16"/>
              </w:rPr>
              <w:t>1.060</w:t>
            </w:r>
          </w:p>
        </w:tc>
        <w:tc>
          <w:tcPr>
            <w:tcW w:w="1001" w:type="dxa"/>
          </w:tcPr>
          <w:p w14:paraId="01C2AD24" w14:textId="27DF372F" w:rsidR="0005521E" w:rsidRPr="00DF21C8" w:rsidRDefault="0005521E" w:rsidP="0005521E">
            <w:pPr>
              <w:jc w:val="center"/>
              <w:cnfStyle w:val="000000100000" w:firstRow="0" w:lastRow="0" w:firstColumn="0" w:lastColumn="0" w:oddVBand="0" w:evenVBand="0" w:oddHBand="1" w:evenHBand="0" w:firstRowFirstColumn="0" w:firstRowLastColumn="0" w:lastRowFirstColumn="0" w:lastRowLastColumn="0"/>
              <w:rPr>
                <w:rFonts w:eastAsia="맑은 고딕" w:cs="Tahoma"/>
                <w:color w:val="0000FF"/>
                <w:sz w:val="16"/>
                <w:szCs w:val="16"/>
              </w:rPr>
            </w:pPr>
            <w:r w:rsidRPr="00243834">
              <w:rPr>
                <w:rFonts w:eastAsia="돋움" w:cs="Arial"/>
                <w:color w:val="0000CC"/>
                <w:sz w:val="16"/>
                <w:szCs w:val="16"/>
              </w:rPr>
              <w:t>1.100</w:t>
            </w:r>
          </w:p>
        </w:tc>
        <w:tc>
          <w:tcPr>
            <w:tcW w:w="999" w:type="dxa"/>
          </w:tcPr>
          <w:p w14:paraId="2478DFA6" w14:textId="04C36C5A" w:rsidR="0005521E" w:rsidRPr="00DF21C8" w:rsidRDefault="0005521E" w:rsidP="0005521E">
            <w:pPr>
              <w:jc w:val="center"/>
              <w:cnfStyle w:val="000000100000" w:firstRow="0" w:lastRow="0" w:firstColumn="0" w:lastColumn="0" w:oddVBand="0" w:evenVBand="0" w:oddHBand="1" w:evenHBand="0" w:firstRowFirstColumn="0" w:firstRowLastColumn="0" w:lastRowFirstColumn="0" w:lastRowLastColumn="0"/>
              <w:rPr>
                <w:rFonts w:eastAsia="맑은 고딕" w:cs="Tahoma"/>
                <w:color w:val="0000FF"/>
                <w:sz w:val="16"/>
                <w:szCs w:val="16"/>
              </w:rPr>
            </w:pPr>
            <w:r w:rsidRPr="00243834">
              <w:rPr>
                <w:rFonts w:eastAsia="돋움" w:cs="Arial"/>
                <w:color w:val="0000CC"/>
                <w:sz w:val="16"/>
                <w:szCs w:val="16"/>
              </w:rPr>
              <w:t>1.170</w:t>
            </w:r>
          </w:p>
        </w:tc>
      </w:tr>
    </w:tbl>
    <w:p w14:paraId="1622744B" w14:textId="77777777" w:rsidR="008F6291" w:rsidRDefault="008F6291" w:rsidP="00EA6342">
      <w:pPr>
        <w:widowControl/>
        <w:autoSpaceDE/>
        <w:autoSpaceDN/>
        <w:jc w:val="left"/>
        <w:rPr>
          <w:rFonts w:ascii="Consolas" w:hAnsi="Consolas"/>
          <w:color w:val="FF0000"/>
        </w:rPr>
      </w:pPr>
    </w:p>
    <w:p w14:paraId="11F8742F" w14:textId="744BAC6B" w:rsidR="00EA6342" w:rsidRDefault="00EA6342" w:rsidP="00EA6342">
      <w:pPr>
        <w:widowControl/>
        <w:autoSpaceDE/>
        <w:autoSpaceDN/>
        <w:jc w:val="left"/>
      </w:pPr>
      <w:r w:rsidRPr="00CA1812">
        <w:rPr>
          <w:rFonts w:ascii="Consolas" w:hAnsi="Consolas"/>
          <w:color w:val="FF0000"/>
        </w:rPr>
        <w:t>*</w:t>
      </w:r>
      <w:r w:rsidRPr="00243834">
        <w:rPr>
          <w:b/>
        </w:rPr>
        <w:t>Note:</w:t>
      </w:r>
      <w:r w:rsidRPr="00243834">
        <w:t xml:space="preserve"> </w:t>
      </w:r>
      <w:r w:rsidR="0005521E">
        <w:rPr>
          <w:bCs/>
        </w:rPr>
        <w:t>In case use LPDDR4.</w:t>
      </w:r>
    </w:p>
    <w:p w14:paraId="1AEFEE32" w14:textId="77777777" w:rsidR="00E11DD8" w:rsidRPr="009536E1" w:rsidRDefault="00E11DD8" w:rsidP="00B4059D"/>
    <w:p w14:paraId="0ACAE47A" w14:textId="3D0BB466" w:rsidR="002202D6" w:rsidRDefault="002202D6" w:rsidP="00B4059D">
      <w:pPr>
        <w:pStyle w:val="1"/>
        <w:jc w:val="both"/>
      </w:pPr>
      <w:bookmarkStart w:id="294" w:name="_Toc192666009"/>
      <w:bookmarkStart w:id="295" w:name="_Toc192668273"/>
      <w:bookmarkStart w:id="296" w:name="_Toc192666010"/>
      <w:bookmarkStart w:id="297" w:name="_Toc192668274"/>
      <w:bookmarkStart w:id="298" w:name="_Toc192666011"/>
      <w:bookmarkStart w:id="299" w:name="_Toc192668275"/>
      <w:bookmarkStart w:id="300" w:name="_Toc192666012"/>
      <w:bookmarkStart w:id="301" w:name="_Toc192668276"/>
      <w:bookmarkStart w:id="302" w:name="_Toc192666449"/>
      <w:bookmarkStart w:id="303" w:name="_Toc192668713"/>
      <w:bookmarkStart w:id="304" w:name="_Toc193256547"/>
      <w:bookmarkEnd w:id="294"/>
      <w:bookmarkEnd w:id="295"/>
      <w:bookmarkEnd w:id="296"/>
      <w:bookmarkEnd w:id="297"/>
      <w:bookmarkEnd w:id="298"/>
      <w:bookmarkEnd w:id="299"/>
      <w:bookmarkEnd w:id="300"/>
      <w:bookmarkEnd w:id="301"/>
      <w:bookmarkEnd w:id="302"/>
      <w:bookmarkEnd w:id="303"/>
      <w:r>
        <w:rPr>
          <w:rFonts w:hint="eastAsia"/>
        </w:rPr>
        <w:lastRenderedPageBreak/>
        <w:t>Power</w:t>
      </w:r>
      <w:r w:rsidR="000A5E82">
        <w:rPr>
          <w:rFonts w:hint="eastAsia"/>
        </w:rPr>
        <w:t>-o</w:t>
      </w:r>
      <w:r w:rsidR="00062FE3">
        <w:t>n</w:t>
      </w:r>
      <w:r>
        <w:rPr>
          <w:rFonts w:hint="eastAsia"/>
        </w:rPr>
        <w:t xml:space="preserve"> and </w:t>
      </w:r>
      <w:r w:rsidR="000A5E82">
        <w:rPr>
          <w:rFonts w:hint="eastAsia"/>
        </w:rPr>
        <w:t>o</w:t>
      </w:r>
      <w:r w:rsidR="00062FE3">
        <w:t>ff</w:t>
      </w:r>
      <w:r>
        <w:rPr>
          <w:rFonts w:hint="eastAsia"/>
        </w:rPr>
        <w:t xml:space="preserve"> Sequence</w:t>
      </w:r>
      <w:bookmarkEnd w:id="304"/>
    </w:p>
    <w:p w14:paraId="6EA90A1C" w14:textId="452C8A35" w:rsidR="002202D6" w:rsidRDefault="002202D6" w:rsidP="002202D6">
      <w:pPr>
        <w:pStyle w:val="21"/>
      </w:pPr>
      <w:bookmarkStart w:id="305" w:name="_Toc193256548"/>
      <w:r>
        <w:rPr>
          <w:rFonts w:hint="eastAsia"/>
        </w:rPr>
        <w:t>Power</w:t>
      </w:r>
      <w:r w:rsidR="000A5E82">
        <w:rPr>
          <w:rFonts w:hint="eastAsia"/>
        </w:rPr>
        <w:t>-</w:t>
      </w:r>
      <w:r>
        <w:t>on</w:t>
      </w:r>
      <w:r w:rsidR="00947E14">
        <w:t>/off</w:t>
      </w:r>
      <w:r>
        <w:rPr>
          <w:rFonts w:hint="eastAsia"/>
        </w:rPr>
        <w:t xml:space="preserve"> </w:t>
      </w:r>
      <w:r>
        <w:t>S</w:t>
      </w:r>
      <w:r>
        <w:rPr>
          <w:rFonts w:hint="eastAsia"/>
        </w:rPr>
        <w:t>equence Timing of PMIC</w:t>
      </w:r>
      <w:bookmarkEnd w:id="305"/>
    </w:p>
    <w:p w14:paraId="6DE09AE3" w14:textId="0BF37657" w:rsidR="002007C7" w:rsidRDefault="001163DC" w:rsidP="001163DC">
      <w:r>
        <w:fldChar w:fldCharType="begin"/>
      </w:r>
      <w:r>
        <w:instrText xml:space="preserve"> REF _Ref166176539 \h </w:instrText>
      </w:r>
      <w:r>
        <w:fldChar w:fldCharType="separate"/>
      </w:r>
      <w:r w:rsidR="004B7136">
        <w:t xml:space="preserve">Figure </w:t>
      </w:r>
      <w:r w:rsidR="004B7136">
        <w:rPr>
          <w:noProof/>
        </w:rPr>
        <w:t>3</w:t>
      </w:r>
      <w:r w:rsidR="004B7136">
        <w:t>.</w:t>
      </w:r>
      <w:r w:rsidR="004B7136">
        <w:rPr>
          <w:noProof/>
        </w:rPr>
        <w:t>1</w:t>
      </w:r>
      <w:r>
        <w:fldChar w:fldCharType="end"/>
      </w:r>
      <w:r>
        <w:rPr>
          <w:rFonts w:hint="eastAsia"/>
        </w:rPr>
        <w:t xml:space="preserve"> </w:t>
      </w:r>
      <w:r w:rsidR="002007C7">
        <w:t xml:space="preserve">shows </w:t>
      </w:r>
      <w:r w:rsidR="008F6291">
        <w:rPr>
          <w:rFonts w:hint="eastAsia"/>
        </w:rPr>
        <w:t xml:space="preserve">the </w:t>
      </w:r>
      <w:r w:rsidR="002007C7">
        <w:t>power</w:t>
      </w:r>
      <w:r w:rsidR="008F6291">
        <w:rPr>
          <w:rFonts w:hint="eastAsia"/>
        </w:rPr>
        <w:t>-</w:t>
      </w:r>
      <w:r w:rsidR="002007C7">
        <w:rPr>
          <w:rFonts w:hint="eastAsia"/>
        </w:rPr>
        <w:t>on sequence timing of PMIC</w:t>
      </w:r>
      <w:r w:rsidR="002007C7">
        <w:t>.</w:t>
      </w:r>
    </w:p>
    <w:p w14:paraId="26E23C49" w14:textId="77777777" w:rsidR="002007C7" w:rsidRPr="002007C7" w:rsidRDefault="002007C7" w:rsidP="002007C7"/>
    <w:p w14:paraId="18743A82" w14:textId="18AB4960" w:rsidR="00D87961" w:rsidRDefault="0092573C" w:rsidP="00307F2C">
      <w:pPr>
        <w:pStyle w:val="TCC31"/>
        <w:numPr>
          <w:ilvl w:val="0"/>
          <w:numId w:val="0"/>
        </w:numPr>
        <w:jc w:val="center"/>
        <w:rPr>
          <w:kern w:val="0"/>
        </w:rPr>
      </w:pPr>
      <w:r w:rsidRPr="0092573C">
        <w:rPr>
          <w:noProof/>
          <w:kern w:val="0"/>
        </w:rPr>
        <w:drawing>
          <wp:inline distT="0" distB="0" distL="0" distR="0" wp14:anchorId="7E2AB5A6" wp14:editId="59C83D80">
            <wp:extent cx="6653530" cy="188722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32"/>
                    <a:stretch>
                      <a:fillRect/>
                    </a:stretch>
                  </pic:blipFill>
                  <pic:spPr>
                    <a:xfrm>
                      <a:off x="0" y="0"/>
                      <a:ext cx="6653530" cy="1887220"/>
                    </a:xfrm>
                    <a:prstGeom prst="rect">
                      <a:avLst/>
                    </a:prstGeom>
                  </pic:spPr>
                </pic:pic>
              </a:graphicData>
            </a:graphic>
          </wp:inline>
        </w:drawing>
      </w:r>
    </w:p>
    <w:p w14:paraId="093537B9" w14:textId="325C66C6" w:rsidR="00D87961" w:rsidRDefault="00D87961" w:rsidP="0043709A">
      <w:pPr>
        <w:pStyle w:val="TCC6"/>
      </w:pPr>
      <w:bookmarkStart w:id="306" w:name="_Ref166176539"/>
      <w:bookmarkStart w:id="307" w:name="_Toc193256474"/>
      <w:r>
        <w:t xml:space="preserve">Figure </w:t>
      </w:r>
      <w:fldSimple w:instr=" STYLEREF 1 \s ">
        <w:r w:rsidR="004B7136">
          <w:rPr>
            <w:noProof/>
          </w:rPr>
          <w:t>3</w:t>
        </w:r>
      </w:fldSimple>
      <w:r w:rsidR="00BF740B">
        <w:t>.</w:t>
      </w:r>
      <w:fldSimple w:instr=" SEQ Figure \* ARABIC \s 1 ">
        <w:r w:rsidR="004B7136">
          <w:rPr>
            <w:noProof/>
          </w:rPr>
          <w:t>1</w:t>
        </w:r>
      </w:fldSimple>
      <w:bookmarkEnd w:id="306"/>
      <w:r>
        <w:rPr>
          <w:rFonts w:hint="eastAsia"/>
        </w:rPr>
        <w:t xml:space="preserve"> Power</w:t>
      </w:r>
      <w:r w:rsidR="001336EB">
        <w:rPr>
          <w:rFonts w:hint="eastAsia"/>
        </w:rPr>
        <w:t>-</w:t>
      </w:r>
      <w:r w:rsidR="00E47138">
        <w:t>on</w:t>
      </w:r>
      <w:r w:rsidR="00947E14">
        <w:t>/off</w:t>
      </w:r>
      <w:r>
        <w:rPr>
          <w:rFonts w:hint="eastAsia"/>
        </w:rPr>
        <w:t xml:space="preserve"> Sequence </w:t>
      </w:r>
      <w:r w:rsidR="002007C7">
        <w:rPr>
          <w:rFonts w:hint="eastAsia"/>
        </w:rPr>
        <w:t xml:space="preserve">Timing </w:t>
      </w:r>
      <w:r>
        <w:rPr>
          <w:rFonts w:hint="eastAsia"/>
        </w:rPr>
        <w:t>of PMIC</w:t>
      </w:r>
      <w:bookmarkEnd w:id="307"/>
    </w:p>
    <w:p w14:paraId="1D5CCA91" w14:textId="19A34407" w:rsidR="003C42DB" w:rsidRDefault="003C42DB" w:rsidP="003C42DB"/>
    <w:p w14:paraId="2AACA984" w14:textId="68DA5539" w:rsidR="003C42DB" w:rsidRPr="00325F6B" w:rsidRDefault="00062FE3" w:rsidP="003C42DB">
      <w:pPr>
        <w:rPr>
          <w:color w:val="0000CC"/>
        </w:rPr>
      </w:pPr>
      <w:r>
        <w:rPr>
          <w:rFonts w:hint="eastAsia"/>
        </w:rPr>
        <w:t xml:space="preserve">The </w:t>
      </w:r>
      <w:r w:rsidRPr="002007C7">
        <w:t>power sequence</w:t>
      </w:r>
      <w:r w:rsidR="002007C7" w:rsidRPr="002007C7">
        <w:t xml:space="preserve"> is determined by the internal OTP settings of PMICs.</w:t>
      </w:r>
      <w:r w:rsidR="004B0BBE">
        <w:rPr>
          <w:rFonts w:hint="eastAsia"/>
        </w:rPr>
        <w:t xml:space="preserve"> </w:t>
      </w:r>
      <w:r w:rsidR="002007C7" w:rsidRPr="002007C7">
        <w:t>For detailed OTP information on PMIC, contact Telechips.</w:t>
      </w:r>
      <w:r w:rsidR="00BF4B30" w:rsidRPr="00325F6B">
        <w:rPr>
          <w:color w:val="0000CC"/>
        </w:rPr>
        <w:t xml:space="preserve"> </w:t>
      </w:r>
      <w:r w:rsidR="00BF4B30" w:rsidRPr="00325F6B">
        <w:rPr>
          <w:color w:val="0000CC"/>
        </w:rPr>
        <w:fldChar w:fldCharType="begin"/>
      </w:r>
      <w:r w:rsidR="00BF4B30" w:rsidRPr="00325F6B">
        <w:rPr>
          <w:color w:val="0000CC"/>
        </w:rPr>
        <w:instrText xml:space="preserve"> REF _Ref504640977 \n \h </w:instrText>
      </w:r>
      <w:r w:rsidR="00BF4B30" w:rsidRPr="00325F6B">
        <w:rPr>
          <w:color w:val="0000CC"/>
        </w:rPr>
      </w:r>
      <w:r w:rsidR="00BF4B30" w:rsidRPr="00325F6B">
        <w:rPr>
          <w:color w:val="0000CC"/>
        </w:rPr>
        <w:fldChar w:fldCharType="separate"/>
      </w:r>
      <w:r w:rsidR="004B7136">
        <w:rPr>
          <w:color w:val="0000CC"/>
        </w:rPr>
        <w:t>[1]</w:t>
      </w:r>
      <w:r w:rsidR="00BF4B30" w:rsidRPr="00325F6B">
        <w:rPr>
          <w:color w:val="0000CC"/>
        </w:rPr>
        <w:fldChar w:fldCharType="end"/>
      </w:r>
    </w:p>
    <w:p w14:paraId="66768448" w14:textId="513A3555" w:rsidR="003C42DB" w:rsidRDefault="003C42DB" w:rsidP="003C42DB"/>
    <w:p w14:paraId="411CD086" w14:textId="09442CBD" w:rsidR="003C42DB" w:rsidRDefault="003C42DB" w:rsidP="003C42DB"/>
    <w:p w14:paraId="1774F600" w14:textId="53F5958E" w:rsidR="00395893" w:rsidRDefault="00395893">
      <w:pPr>
        <w:widowControl/>
        <w:autoSpaceDE/>
        <w:autoSpaceDN/>
        <w:jc w:val="left"/>
      </w:pPr>
      <w:r>
        <w:br w:type="page"/>
      </w:r>
    </w:p>
    <w:p w14:paraId="6311ECF3" w14:textId="71205C17" w:rsidR="00395893" w:rsidRDefault="00D87961" w:rsidP="00B4059D">
      <w:pPr>
        <w:pStyle w:val="21"/>
        <w:widowControl/>
        <w:autoSpaceDE/>
        <w:autoSpaceDN/>
      </w:pPr>
      <w:bookmarkStart w:id="308" w:name="_Toc70684894"/>
      <w:bookmarkStart w:id="309" w:name="_Toc64900841"/>
      <w:bookmarkStart w:id="310" w:name="_Toc64900842"/>
      <w:bookmarkStart w:id="311" w:name="_Toc192666452"/>
      <w:bookmarkStart w:id="312" w:name="_Toc192668716"/>
      <w:bookmarkStart w:id="313" w:name="_Toc192666453"/>
      <w:bookmarkStart w:id="314" w:name="_Toc192668717"/>
      <w:bookmarkStart w:id="315" w:name="_Toc192666454"/>
      <w:bookmarkStart w:id="316" w:name="_Toc192668718"/>
      <w:bookmarkStart w:id="317" w:name="_Toc192666455"/>
      <w:bookmarkStart w:id="318" w:name="_Toc192668719"/>
      <w:bookmarkStart w:id="319" w:name="_Toc192666456"/>
      <w:bookmarkStart w:id="320" w:name="_Toc192668720"/>
      <w:bookmarkStart w:id="321" w:name="_Toc192666457"/>
      <w:bookmarkStart w:id="322" w:name="_Toc192668721"/>
      <w:bookmarkStart w:id="323" w:name="_Toc193256549"/>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r>
        <w:rPr>
          <w:rFonts w:hint="eastAsia"/>
        </w:rPr>
        <w:lastRenderedPageBreak/>
        <w:t>Power</w:t>
      </w:r>
      <w:r w:rsidR="00E47138">
        <w:t xml:space="preserve"> on</w:t>
      </w:r>
      <w:r>
        <w:rPr>
          <w:rFonts w:hint="eastAsia"/>
        </w:rPr>
        <w:t xml:space="preserve"> </w:t>
      </w:r>
      <w:r>
        <w:t>W</w:t>
      </w:r>
      <w:r>
        <w:rPr>
          <w:rFonts w:hint="eastAsia"/>
        </w:rPr>
        <w:t>aveform</w:t>
      </w:r>
      <w:r w:rsidR="00A05F30">
        <w:t>(TBD)</w:t>
      </w:r>
      <w:bookmarkStart w:id="324" w:name="_Toc192666459"/>
      <w:bookmarkStart w:id="325" w:name="_Toc192668723"/>
      <w:bookmarkStart w:id="326" w:name="_Toc192666460"/>
      <w:bookmarkStart w:id="327" w:name="_Toc192668724"/>
      <w:bookmarkStart w:id="328" w:name="_Toc192666461"/>
      <w:bookmarkStart w:id="329" w:name="_Toc192668725"/>
      <w:bookmarkStart w:id="330" w:name="_Toc192666462"/>
      <w:bookmarkStart w:id="331" w:name="_Toc192668726"/>
      <w:bookmarkStart w:id="332" w:name="_Toc192666463"/>
      <w:bookmarkStart w:id="333" w:name="_Toc192668727"/>
      <w:bookmarkStart w:id="334" w:name="_Toc192666464"/>
      <w:bookmarkStart w:id="335" w:name="_Toc192668728"/>
      <w:bookmarkStart w:id="336" w:name="_Toc192666465"/>
      <w:bookmarkStart w:id="337" w:name="_Toc192668729"/>
      <w:bookmarkStart w:id="338" w:name="_Toc192666466"/>
      <w:bookmarkStart w:id="339" w:name="_Toc192668730"/>
      <w:bookmarkStart w:id="340" w:name="_Toc192666467"/>
      <w:bookmarkStart w:id="341" w:name="_Toc192668731"/>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p>
    <w:p w14:paraId="0F7EE82D" w14:textId="2B48A35D" w:rsidR="00D87961" w:rsidRDefault="00D87961" w:rsidP="002909E0">
      <w:pPr>
        <w:pStyle w:val="21"/>
        <w:rPr>
          <w:noProof/>
        </w:rPr>
      </w:pPr>
      <w:bookmarkStart w:id="342" w:name="_Toc193256550"/>
      <w:r>
        <w:rPr>
          <w:rFonts w:hint="eastAsia"/>
          <w:noProof/>
        </w:rPr>
        <w:t>Power</w:t>
      </w:r>
      <w:r w:rsidR="00E47138">
        <w:rPr>
          <w:noProof/>
        </w:rPr>
        <w:t xml:space="preserve"> off</w:t>
      </w:r>
      <w:r>
        <w:rPr>
          <w:rFonts w:hint="eastAsia"/>
          <w:noProof/>
        </w:rPr>
        <w:t xml:space="preserve"> </w:t>
      </w:r>
      <w:r>
        <w:rPr>
          <w:noProof/>
        </w:rPr>
        <w:t>W</w:t>
      </w:r>
      <w:r>
        <w:rPr>
          <w:rFonts w:hint="eastAsia"/>
          <w:noProof/>
        </w:rPr>
        <w:t>aveform</w:t>
      </w:r>
      <w:r w:rsidR="00A05F30">
        <w:rPr>
          <w:noProof/>
        </w:rPr>
        <w:t>(TBD)</w:t>
      </w:r>
      <w:bookmarkEnd w:id="342"/>
    </w:p>
    <w:p w14:paraId="709261D2" w14:textId="77777777" w:rsidR="00BF4B30" w:rsidRDefault="00BF4B30" w:rsidP="00325F6B"/>
    <w:p w14:paraId="469894B7" w14:textId="3DE2C1C6" w:rsidR="00D87961" w:rsidRDefault="00D87961" w:rsidP="00B4059D">
      <w:pPr>
        <w:jc w:val="center"/>
      </w:pPr>
    </w:p>
    <w:p w14:paraId="044ADAC7" w14:textId="14399077" w:rsidR="00634391" w:rsidRDefault="00634391" w:rsidP="0051570E">
      <w:pPr>
        <w:widowControl/>
        <w:autoSpaceDE/>
        <w:autoSpaceDN/>
        <w:jc w:val="left"/>
        <w:rPr>
          <w:bCs/>
        </w:rPr>
      </w:pPr>
      <w:bookmarkStart w:id="343" w:name="_Ref64901656"/>
      <w:bookmarkStart w:id="344" w:name="_Ref64901663"/>
    </w:p>
    <w:p w14:paraId="3E885B55" w14:textId="41FEDB84" w:rsidR="00A2109F" w:rsidRDefault="00A2109F" w:rsidP="00D239D9">
      <w:pPr>
        <w:pStyle w:val="1"/>
      </w:pPr>
      <w:bookmarkStart w:id="345" w:name="_Ref55204137"/>
      <w:bookmarkStart w:id="346" w:name="_Toc193256551"/>
      <w:bookmarkEnd w:id="343"/>
      <w:bookmarkEnd w:id="344"/>
      <w:r>
        <w:rPr>
          <w:rFonts w:hint="eastAsia"/>
        </w:rPr>
        <w:lastRenderedPageBreak/>
        <w:t>References</w:t>
      </w:r>
      <w:bookmarkEnd w:id="79"/>
      <w:bookmarkEnd w:id="80"/>
      <w:bookmarkEnd w:id="345"/>
      <w:bookmarkEnd w:id="346"/>
    </w:p>
    <w:p w14:paraId="10249490" w14:textId="704CFFD5" w:rsidR="000E6B3F" w:rsidRDefault="007F17C1" w:rsidP="00243834">
      <w:pPr>
        <w:pStyle w:val="aff"/>
        <w:numPr>
          <w:ilvl w:val="0"/>
          <w:numId w:val="21"/>
        </w:numPr>
        <w:ind w:leftChars="0" w:left="803"/>
        <w:rPr>
          <w:rStyle w:val="a8"/>
          <w:b/>
          <w:bCs/>
          <w:smallCaps/>
          <w:color w:val="auto"/>
          <w:kern w:val="0"/>
          <w:sz w:val="36"/>
          <w:szCs w:val="22"/>
          <w:u w:val="none"/>
        </w:rPr>
      </w:pPr>
      <w:bookmarkStart w:id="347" w:name="_Ref504640977"/>
      <w:r>
        <w:rPr>
          <w:rFonts w:hint="eastAsia"/>
        </w:rPr>
        <w:t>Contact Telechips for more detail</w:t>
      </w:r>
      <w:r w:rsidR="008E5E2D">
        <w:t>s</w:t>
      </w:r>
      <w:r>
        <w:rPr>
          <w:rFonts w:hint="eastAsia"/>
        </w:rPr>
        <w:t>:</w:t>
      </w:r>
      <w:r w:rsidR="00897484">
        <w:rPr>
          <w:rFonts w:hint="eastAsia"/>
        </w:rPr>
        <w:t xml:space="preserve"> </w:t>
      </w:r>
      <w:hyperlink r:id="rId33" w:history="1">
        <w:r w:rsidR="002858BA" w:rsidRPr="002858BA">
          <w:rPr>
            <w:rStyle w:val="a8"/>
            <w:rFonts w:hint="eastAsia"/>
          </w:rPr>
          <w:t>sales@telechips.com</w:t>
        </w:r>
      </w:hyperlink>
      <w:bookmarkEnd w:id="347"/>
    </w:p>
    <w:p w14:paraId="55F10E1D" w14:textId="09814F81" w:rsidR="001E16C8" w:rsidRDefault="00B97CD0" w:rsidP="00243834">
      <w:pPr>
        <w:pStyle w:val="aff"/>
        <w:numPr>
          <w:ilvl w:val="0"/>
          <w:numId w:val="21"/>
        </w:numPr>
        <w:ind w:leftChars="0" w:left="803"/>
      </w:pPr>
      <w:bookmarkStart w:id="348" w:name="_Ref111714291"/>
      <w:r>
        <w:rPr>
          <w:rFonts w:hint="eastAsia"/>
        </w:rPr>
        <w:t>TCC80</w:t>
      </w:r>
      <w:r w:rsidR="00E64D84">
        <w:t>5</w:t>
      </w:r>
      <w:r w:rsidR="00F82F8D">
        <w:rPr>
          <w:rFonts w:hint="eastAsia"/>
        </w:rPr>
        <w:t>x</w:t>
      </w:r>
      <w:r>
        <w:rPr>
          <w:rFonts w:hint="eastAsia"/>
        </w:rPr>
        <w:t xml:space="preserve"> </w:t>
      </w:r>
      <w:r w:rsidR="00F82F8D">
        <w:rPr>
          <w:rFonts w:hint="eastAsia"/>
        </w:rPr>
        <w:t>Full</w:t>
      </w:r>
      <w:r>
        <w:rPr>
          <w:rFonts w:hint="eastAsia"/>
        </w:rPr>
        <w:t xml:space="preserve"> Specification</w:t>
      </w:r>
      <w:bookmarkEnd w:id="348"/>
    </w:p>
    <w:p w14:paraId="2B12BDFB" w14:textId="77777777" w:rsidR="00734A2C" w:rsidRPr="00171462" w:rsidRDefault="00734A2C" w:rsidP="00B4059D">
      <w:pPr>
        <w:pStyle w:val="aff"/>
        <w:ind w:leftChars="0" w:left="803"/>
      </w:pPr>
    </w:p>
    <w:p w14:paraId="650262CA" w14:textId="77777777" w:rsidR="00FB2350" w:rsidRDefault="00FB2350" w:rsidP="00FB2350">
      <w:r w:rsidRPr="008C199A">
        <w:rPr>
          <w:b/>
          <w:bCs/>
        </w:rPr>
        <w:t>Note</w:t>
      </w:r>
      <w:r>
        <w:t>: Reference documents can be provided whenever available, depending on the terms of a contract. If the reference</w:t>
      </w:r>
    </w:p>
    <w:p w14:paraId="2794D1F3" w14:textId="77777777" w:rsidR="00FB2350" w:rsidRDefault="00FB2350" w:rsidP="00FB2350">
      <w:r>
        <w:t>documents are unavailable, the contents directly related to your development can be guided.</w:t>
      </w:r>
    </w:p>
    <w:p w14:paraId="05FB9B98" w14:textId="77777777" w:rsidR="00FB2350" w:rsidRPr="00FC61D1" w:rsidRDefault="00FB2350" w:rsidP="00A2109F"/>
    <w:p w14:paraId="090F1756" w14:textId="76220A24" w:rsidR="00F8350E" w:rsidRDefault="00ED4E80" w:rsidP="00D0206C">
      <w:pPr>
        <w:pStyle w:val="1"/>
      </w:pPr>
      <w:bookmarkStart w:id="349" w:name="_Toc193256552"/>
      <w:r w:rsidRPr="00BB0190">
        <w:rPr>
          <w:rFonts w:hint="eastAsia"/>
        </w:rPr>
        <w:lastRenderedPageBreak/>
        <w:t>R</w:t>
      </w:r>
      <w:r w:rsidR="00A2109F" w:rsidRPr="00BB0190">
        <w:rPr>
          <w:rFonts w:hint="eastAsia"/>
        </w:rPr>
        <w:t>evision History</w:t>
      </w:r>
      <w:bookmarkEnd w:id="349"/>
    </w:p>
    <w:p w14:paraId="65140437" w14:textId="14F972A7" w:rsidR="00233FF0" w:rsidRPr="00233FF0" w:rsidRDefault="00ED4E80">
      <w:pPr>
        <w:pStyle w:val="21"/>
        <w:numPr>
          <w:ilvl w:val="0"/>
          <w:numId w:val="0"/>
        </w:numPr>
        <w:ind w:left="567" w:hanging="567"/>
      </w:pPr>
      <w:bookmarkStart w:id="350" w:name="_Toc193256553"/>
      <w:r w:rsidRPr="00C149F0">
        <w:t>Rev</w:t>
      </w:r>
      <w:r w:rsidR="00ED0D6F">
        <w:rPr>
          <w:rFonts w:hint="eastAsia"/>
        </w:rPr>
        <w:t>.</w:t>
      </w:r>
      <w:r w:rsidRPr="00C149F0">
        <w:t xml:space="preserve"> </w:t>
      </w:r>
      <w:r w:rsidR="009B0147">
        <w:rPr>
          <w:rFonts w:hint="eastAsia"/>
        </w:rPr>
        <w:t>0.</w:t>
      </w:r>
      <w:r w:rsidR="00897484">
        <w:rPr>
          <w:rFonts w:hint="eastAsia"/>
        </w:rPr>
        <w:t>1</w:t>
      </w:r>
      <w:r w:rsidR="00A71A0D">
        <w:t>0</w:t>
      </w:r>
      <w:r w:rsidR="00FC07D2">
        <w:rPr>
          <w:rFonts w:hint="eastAsia"/>
        </w:rPr>
        <w:t xml:space="preserve">: </w:t>
      </w:r>
      <w:r w:rsidR="00090DBB">
        <w:rPr>
          <w:rFonts w:hint="eastAsia"/>
        </w:rPr>
        <w:t>202</w:t>
      </w:r>
      <w:r w:rsidR="008F3073">
        <w:rPr>
          <w:rFonts w:hint="eastAsia"/>
        </w:rPr>
        <w:t>5-03-</w:t>
      </w:r>
      <w:r w:rsidR="00233FF0">
        <w:t>1</w:t>
      </w:r>
      <w:r w:rsidR="000A5E82">
        <w:rPr>
          <w:rFonts w:hint="eastAsia"/>
        </w:rPr>
        <w:t>9</w:t>
      </w:r>
      <w:bookmarkEnd w:id="350"/>
    </w:p>
    <w:p w14:paraId="6B5CF03E" w14:textId="3C5D6DF7" w:rsidR="004B6474" w:rsidRDefault="00D0206C" w:rsidP="009E452D">
      <w:pPr>
        <w:pStyle w:val="TCC13"/>
      </w:pPr>
      <w:r>
        <w:rPr>
          <w:rFonts w:hint="eastAsia"/>
        </w:rPr>
        <w:t>Preliminary</w:t>
      </w:r>
      <w:r w:rsidR="005E63D5">
        <w:rPr>
          <w:rFonts w:hint="eastAsia"/>
        </w:rPr>
        <w:t xml:space="preserve"> version </w:t>
      </w:r>
      <w:r w:rsidR="00325F6B">
        <w:rPr>
          <w:rFonts w:hint="eastAsia"/>
        </w:rPr>
        <w:t>release</w:t>
      </w:r>
    </w:p>
    <w:p w14:paraId="67796C30" w14:textId="77777777" w:rsidR="008F0367" w:rsidRDefault="008F0367" w:rsidP="00E51B8C">
      <w:pPr>
        <w:wordWrap w:val="0"/>
        <w:jc w:val="left"/>
      </w:pPr>
    </w:p>
    <w:p w14:paraId="38385C68" w14:textId="77777777" w:rsidR="00860EF0" w:rsidRDefault="00860EF0">
      <w:pPr>
        <w:widowControl/>
        <w:autoSpaceDE/>
        <w:autoSpaceDN/>
        <w:jc w:val="left"/>
        <w:sectPr w:rsidR="00860EF0" w:rsidSect="00B434F3">
          <w:headerReference w:type="even" r:id="rId34"/>
          <w:headerReference w:type="default" r:id="rId35"/>
          <w:footerReference w:type="even" r:id="rId36"/>
          <w:footerReference w:type="default" r:id="rId37"/>
          <w:headerReference w:type="first" r:id="rId38"/>
          <w:footerReference w:type="first" r:id="rId39"/>
          <w:footnotePr>
            <w:numRestart w:val="eachPage"/>
          </w:footnotePr>
          <w:pgSz w:w="11906" w:h="16838" w:code="9"/>
          <w:pgMar w:top="1134" w:right="714" w:bottom="1134" w:left="714" w:header="567" w:footer="567" w:gutter="0"/>
          <w:cols w:space="425"/>
          <w:docGrid w:linePitch="360" w:charSpace="-40877"/>
        </w:sectPr>
      </w:pPr>
    </w:p>
    <w:p w14:paraId="041B8406" w14:textId="77777777" w:rsidR="00062FE3" w:rsidRPr="00176428" w:rsidRDefault="00062FE3" w:rsidP="00062FE3">
      <w:pPr>
        <w:pStyle w:val="DISCLAIMER1"/>
      </w:pPr>
      <w:r w:rsidRPr="00176428">
        <w:lastRenderedPageBreak/>
        <w:t>DISCLAIMER</w:t>
      </w:r>
    </w:p>
    <w:p w14:paraId="2EA494DA" w14:textId="77777777" w:rsidR="00062FE3" w:rsidRPr="00176428" w:rsidRDefault="00062FE3" w:rsidP="00062FE3">
      <w:pPr>
        <w:tabs>
          <w:tab w:val="left" w:pos="1353"/>
        </w:tabs>
        <w:wordWrap w:val="0"/>
        <w:rPr>
          <w:rFonts w:cs="Arial"/>
          <w:spacing w:val="-4"/>
        </w:rPr>
      </w:pPr>
      <w:r w:rsidRPr="00176428">
        <w:rPr>
          <w:rFonts w:cs="Arial"/>
          <w:spacing w:val="-4"/>
        </w:rPr>
        <w:tab/>
      </w:r>
    </w:p>
    <w:p w14:paraId="7AEF2B49" w14:textId="77777777" w:rsidR="00062FE3" w:rsidRPr="006C6D08" w:rsidRDefault="00062FE3" w:rsidP="00062FE3">
      <w:pPr>
        <w:rPr>
          <w:rFonts w:cs="Tahoma"/>
        </w:rPr>
      </w:pPr>
      <w:r w:rsidRPr="006C6D08">
        <w:rPr>
          <w:rFonts w:cs="Tahoma" w:hint="eastAsia"/>
        </w:rPr>
        <w:t xml:space="preserve">This material is being made available solely for </w:t>
      </w:r>
      <w:r w:rsidRPr="006C6D08">
        <w:rPr>
          <w:rFonts w:cs="Tahoma"/>
        </w:rPr>
        <w:t>your</w:t>
      </w:r>
      <w:r w:rsidRPr="006C6D08">
        <w:rPr>
          <w:rFonts w:cs="Tahoma" w:hint="eastAsia"/>
        </w:rPr>
        <w:t xml:space="preserve"> internal use with its products and service offerings of Telechips, Inc (</w:t>
      </w:r>
      <w:r w:rsidRPr="006C6D08">
        <w:rPr>
          <w:rFonts w:cs="Tahoma"/>
        </w:rPr>
        <w:t>“</w:t>
      </w:r>
      <w:r w:rsidRPr="006C6D08">
        <w:rPr>
          <w:rFonts w:cs="Tahoma" w:hint="eastAsia"/>
        </w:rPr>
        <w:t>Telechips</w:t>
      </w:r>
      <w:r w:rsidRPr="006C6D08">
        <w:rPr>
          <w:rFonts w:cs="Tahoma"/>
        </w:rPr>
        <w:t>”</w:t>
      </w:r>
      <w:r w:rsidRPr="006C6D08">
        <w:rPr>
          <w:rFonts w:cs="Tahoma" w:hint="eastAsia"/>
        </w:rPr>
        <w:t>). and/or licensors and shall not be used for any other purposes. This material may not be altered, edited, or modified in any way without Telechips</w:t>
      </w:r>
      <w:r w:rsidRPr="006C6D08">
        <w:rPr>
          <w:rFonts w:cs="Tahoma"/>
        </w:rPr>
        <w:t>’</w:t>
      </w:r>
      <w:r w:rsidRPr="006C6D08">
        <w:rPr>
          <w:rFonts w:cs="Tahoma" w:hint="eastAsia"/>
        </w:rPr>
        <w:t xml:space="preserve"> prior written approval. Unauthorized use or disclosure of this material or the information contained herein is strictly prohibited, and you agree to indemnify Telechips and licensors for any damages or losses suffered by Telechips and/or licensors for any unauthorized uses or disclosures of this material, in whole or part. </w:t>
      </w:r>
      <w:r w:rsidRPr="006C6D08">
        <w:rPr>
          <w:rFonts w:cs="Tahoma"/>
        </w:rPr>
        <w:t xml:space="preserve">Further, Telechips, Inc. reserves the right to revise this </w:t>
      </w:r>
      <w:r w:rsidRPr="006C6D08">
        <w:rPr>
          <w:rFonts w:cs="Tahoma" w:hint="eastAsia"/>
        </w:rPr>
        <w:t>material</w:t>
      </w:r>
      <w:r w:rsidRPr="006C6D08">
        <w:rPr>
          <w:rFonts w:cs="Tahoma"/>
        </w:rPr>
        <w:t xml:space="preserve"> and to make changes to its content, at any time, without obligation to notify any person or entity of such revisions or changes.</w:t>
      </w:r>
    </w:p>
    <w:p w14:paraId="445C8349" w14:textId="77777777" w:rsidR="00062FE3" w:rsidRPr="006C6D08" w:rsidRDefault="00062FE3" w:rsidP="00062FE3">
      <w:pPr>
        <w:rPr>
          <w:rFonts w:cs="Tahoma"/>
        </w:rPr>
      </w:pPr>
    </w:p>
    <w:p w14:paraId="2C25536C" w14:textId="77777777" w:rsidR="00062FE3" w:rsidRPr="006C6D08" w:rsidRDefault="00062FE3" w:rsidP="00062FE3">
      <w:pPr>
        <w:rPr>
          <w:rFonts w:cs="Tahoma"/>
        </w:rPr>
      </w:pPr>
      <w:r w:rsidRPr="006C6D08">
        <w:rPr>
          <w:rFonts w:cs="Tahoma" w:hint="eastAsia"/>
        </w:rPr>
        <w:t xml:space="preserve">THIS MATERIAL IS BEING PROVIDED </w:t>
      </w:r>
      <w:r w:rsidRPr="006C6D08">
        <w:rPr>
          <w:rFonts w:cs="Tahoma"/>
        </w:rPr>
        <w:t>“</w:t>
      </w:r>
      <w:r w:rsidRPr="006C6D08">
        <w:rPr>
          <w:rFonts w:cs="Tahoma" w:hint="eastAsia"/>
        </w:rPr>
        <w:t>AS IS</w:t>
      </w:r>
      <w:r w:rsidRPr="006C6D08">
        <w:rPr>
          <w:rFonts w:cs="Tahoma"/>
        </w:rPr>
        <w:t>”</w:t>
      </w:r>
      <w:r w:rsidRPr="006C6D08">
        <w:rPr>
          <w:rFonts w:cs="Tahoma" w:hint="eastAsia"/>
        </w:rPr>
        <w:t xml:space="preserve"> WITHOUT WARRANTY OF ANY KIND, WHETHER EXPRESSED, IMPLIED, STATUTORY OR OTHERWISE. TO THE MAXIMUM EXTENT PERMITTED BY LAW, TELECHIPS AND/OR LICENSORS SPECIFICALLY DISCLAIM ALL WARRANTIES OF TITLE, MERCHANTABILITY, NON-INFRINGEMENT, FITNESS FOR A PARTICULAR PURPOSE, SATISFACTORY QUALITY, COMPLETENESS OR ACCURACY, AND ALL WARRANTIES ARISING OUT OF TRADE USAGE OR OUT OF A COURSE OF DEALING OR COURSE OF PERFORMANCE. MOREOVER, NEITHER TELECHIPS, INC. NOR LICENSORS, SHALL BE LIABLE TO YOU OR ANY THIRD PARTY FOR ANY EXPENSES, LOSSES, USE, OR ACTIONS HOWSOEVER INCURRED OR UNDERTAKEN BY YOU IN RELIANCE ON THIS MATERIAL.</w:t>
      </w:r>
    </w:p>
    <w:p w14:paraId="2EFE3026" w14:textId="77777777" w:rsidR="00062FE3" w:rsidRPr="006C6D08" w:rsidRDefault="00062FE3" w:rsidP="00062FE3">
      <w:pPr>
        <w:wordWrap w:val="0"/>
        <w:rPr>
          <w:rFonts w:cs="Tahoma"/>
        </w:rPr>
      </w:pPr>
    </w:p>
    <w:p w14:paraId="6889FA71" w14:textId="77777777" w:rsidR="00062FE3" w:rsidRPr="006C6D08" w:rsidRDefault="00062FE3" w:rsidP="00062FE3">
      <w:pPr>
        <w:wordWrap w:val="0"/>
        <w:rPr>
          <w:rFonts w:cs="Tahoma"/>
        </w:rPr>
      </w:pPr>
      <w:r w:rsidRPr="006C6D08">
        <w:rPr>
          <w:rFonts w:cs="Tahoma" w:hint="eastAsia"/>
        </w:rPr>
        <w:t>THIS MATERIAL IS DESIGNED FOR GENERAL PURPOSE, AND ACCORDINGLY YOU ARE RESPONSIBLE FOR ALL OR ANY OF INTELLECTUAL PROPERTY LICENSES REQUIRED FOR ACTUAL APPLICATION. TELECHIPS, INC. DOES NOT PROVIDE ANY INDEMNIFICATION FOR ANY INTELLECTUAL PROPERTIES OWNED BY THIRD PARTY.</w:t>
      </w:r>
    </w:p>
    <w:p w14:paraId="1059BCB0" w14:textId="77777777" w:rsidR="00062FE3" w:rsidRPr="006C6D08" w:rsidRDefault="00062FE3" w:rsidP="00062FE3">
      <w:pPr>
        <w:wordWrap w:val="0"/>
        <w:rPr>
          <w:rFonts w:cs="Tahoma"/>
        </w:rPr>
      </w:pPr>
    </w:p>
    <w:p w14:paraId="5DA8542C" w14:textId="77777777" w:rsidR="00062FE3" w:rsidRPr="006C6D08" w:rsidRDefault="00062FE3" w:rsidP="00062FE3">
      <w:pPr>
        <w:wordWrap w:val="0"/>
        <w:rPr>
          <w:rFonts w:cs="Tahoma"/>
        </w:rPr>
      </w:pPr>
    </w:p>
    <w:p w14:paraId="1DB20A95" w14:textId="77777777" w:rsidR="00062FE3" w:rsidRPr="006C6D08" w:rsidRDefault="00062FE3" w:rsidP="00062FE3">
      <w:pPr>
        <w:jc w:val="center"/>
        <w:rPr>
          <w:rFonts w:cs="Tahoma"/>
          <w:caps/>
          <w:spacing w:val="-4"/>
          <w:sz w:val="28"/>
          <w:szCs w:val="28"/>
        </w:rPr>
      </w:pPr>
      <w:r w:rsidRPr="006C6D08">
        <w:rPr>
          <w:rFonts w:cs="Tahoma"/>
          <w:caps/>
          <w:spacing w:val="-4"/>
          <w:sz w:val="28"/>
          <w:szCs w:val="28"/>
        </w:rPr>
        <w:t>Copyright Statement</w:t>
      </w:r>
    </w:p>
    <w:p w14:paraId="524CAD80" w14:textId="77777777" w:rsidR="00062FE3" w:rsidRPr="006C6D08" w:rsidRDefault="00062FE3" w:rsidP="00062FE3">
      <w:pPr>
        <w:wordWrap w:val="0"/>
        <w:rPr>
          <w:rFonts w:cs="Tahoma"/>
        </w:rPr>
      </w:pPr>
    </w:p>
    <w:p w14:paraId="62A8EA41" w14:textId="77777777" w:rsidR="00062FE3" w:rsidRPr="006C6D08" w:rsidRDefault="00062FE3" w:rsidP="00062FE3">
      <w:pPr>
        <w:wordWrap w:val="0"/>
        <w:rPr>
          <w:rFonts w:cs="Tahoma"/>
        </w:rPr>
      </w:pPr>
    </w:p>
    <w:p w14:paraId="052FA8E4" w14:textId="77777777" w:rsidR="00062FE3" w:rsidRPr="006C6D08" w:rsidRDefault="00062FE3" w:rsidP="00062FE3">
      <w:pPr>
        <w:rPr>
          <w:rFonts w:cs="Tahoma"/>
        </w:rPr>
      </w:pPr>
      <w:r w:rsidRPr="006C6D08">
        <w:rPr>
          <w:rFonts w:cs="Tahoma"/>
        </w:rPr>
        <w:t>Copyright in th</w:t>
      </w:r>
      <w:r w:rsidRPr="006C6D08">
        <w:rPr>
          <w:rFonts w:cs="Tahoma" w:hint="eastAsia"/>
        </w:rPr>
        <w:t>is</w:t>
      </w:r>
      <w:r w:rsidRPr="006C6D08">
        <w:rPr>
          <w:rFonts w:cs="Tahoma"/>
        </w:rPr>
        <w:t xml:space="preserve"> material provided by Telechips, Inc. is owned by Telechips unless otherwise noted.</w:t>
      </w:r>
      <w:r w:rsidRPr="006C6D08">
        <w:rPr>
          <w:rFonts w:cs="Tahoma" w:hint="eastAsia"/>
        </w:rPr>
        <w:t xml:space="preserve"> </w:t>
      </w:r>
      <w:r w:rsidRPr="006C6D08">
        <w:rPr>
          <w:rFonts w:cs="Tahoma"/>
        </w:rPr>
        <w:t xml:space="preserve">For reproduction or use of Telechips’ copyright material, </w:t>
      </w:r>
      <w:r w:rsidRPr="006C6D08">
        <w:t>prior written</w:t>
      </w:r>
      <w:r w:rsidRPr="006C6D08">
        <w:rPr>
          <w:rFonts w:hint="eastAsia"/>
        </w:rPr>
        <w:t xml:space="preserve"> consent</w:t>
      </w:r>
      <w:r w:rsidRPr="006C6D08">
        <w:rPr>
          <w:rFonts w:cs="Tahoma"/>
        </w:rPr>
        <w:t xml:space="preserve"> should be </w:t>
      </w:r>
      <w:r w:rsidRPr="006C6D08">
        <w:rPr>
          <w:rFonts w:cs="Tahoma" w:hint="eastAsia"/>
        </w:rPr>
        <w:t xml:space="preserve">obtained </w:t>
      </w:r>
      <w:r w:rsidRPr="006C6D08">
        <w:rPr>
          <w:rFonts w:cs="Tahoma"/>
        </w:rPr>
        <w:t xml:space="preserve">from Telechips. That </w:t>
      </w:r>
      <w:r w:rsidRPr="006C6D08">
        <w:rPr>
          <w:rFonts w:cs="Tahoma" w:hint="eastAsia"/>
        </w:rPr>
        <w:t xml:space="preserve">prior written </w:t>
      </w:r>
      <w:r w:rsidRPr="006C6D08">
        <w:rPr>
          <w:rFonts w:hint="eastAsia"/>
        </w:rPr>
        <w:t>consent</w:t>
      </w:r>
      <w:r w:rsidRPr="006C6D08">
        <w:rPr>
          <w:rFonts w:cs="Tahoma"/>
        </w:rPr>
        <w:t>, if given, will be subject to conditions that Telechips’ name should be included and interest in the material should be acknowledged when the material is reproduced or quoted, either in whole or in part. You must not copy, adapt, publish, distribute</w:t>
      </w:r>
      <w:r w:rsidRPr="006C6D08">
        <w:rPr>
          <w:rFonts w:cs="Tahoma" w:hint="eastAsia"/>
        </w:rPr>
        <w:t>,</w:t>
      </w:r>
      <w:r w:rsidRPr="006C6D08">
        <w:rPr>
          <w:rFonts w:cs="Tahoma"/>
        </w:rPr>
        <w:t xml:space="preserve"> or commercialize any contents contained in the material in any manner without the written permission of Telechips. Trademarks used in Telechips’ copyright material are the property of Telechips.</w:t>
      </w:r>
    </w:p>
    <w:p w14:paraId="106EEE2D" w14:textId="77777777" w:rsidR="00062FE3" w:rsidRPr="006C6D08" w:rsidRDefault="00062FE3" w:rsidP="00062FE3">
      <w:pPr>
        <w:rPr>
          <w:rFonts w:cs="Tahoma"/>
        </w:rPr>
      </w:pPr>
    </w:p>
    <w:p w14:paraId="0AB3E26F" w14:textId="77777777" w:rsidR="00062FE3" w:rsidRPr="006C6D08" w:rsidRDefault="00062FE3" w:rsidP="00062FE3">
      <w:pPr>
        <w:wordWrap w:val="0"/>
        <w:rPr>
          <w:rFonts w:cs="Tahoma"/>
        </w:rPr>
      </w:pPr>
      <w:r w:rsidRPr="006C6D08">
        <w:rPr>
          <w:rFonts w:cs="Tahoma"/>
          <w:b/>
          <w:bCs/>
          <w:u w:val="single"/>
        </w:rPr>
        <w:t>For customers who use Google technology:</w:t>
      </w:r>
    </w:p>
    <w:p w14:paraId="320264A3" w14:textId="77777777" w:rsidR="00062FE3" w:rsidRPr="006C6D08" w:rsidRDefault="00062FE3" w:rsidP="00062FE3">
      <w:pPr>
        <w:wordWrap w:val="0"/>
        <w:rPr>
          <w:rFonts w:cs="Tahoma"/>
        </w:rPr>
      </w:pPr>
      <w:r w:rsidRPr="006C6D08">
        <w:rPr>
          <w:rFonts w:cs="Tahoma"/>
        </w:rPr>
        <w:t> "Copyright © 2013 Google Inc. All rights reserved.”</w:t>
      </w:r>
    </w:p>
    <w:p w14:paraId="6CB3B2AB" w14:textId="7B9F0AD6" w:rsidR="000E6B3F" w:rsidRDefault="00860EF0" w:rsidP="00646E09">
      <w:pPr>
        <w:jc w:val="center"/>
      </w:pPr>
      <w:r w:rsidRPr="00176428">
        <w:rPr>
          <w:rFonts w:cs="Arial"/>
        </w:rPr>
        <w:t xml:space="preserve"> </w:t>
      </w:r>
    </w:p>
    <w:sectPr w:rsidR="000E6B3F" w:rsidSect="00B434F3">
      <w:headerReference w:type="even" r:id="rId40"/>
      <w:headerReference w:type="default" r:id="rId41"/>
      <w:footerReference w:type="even" r:id="rId42"/>
      <w:footerReference w:type="default" r:id="rId43"/>
      <w:headerReference w:type="first" r:id="rId44"/>
      <w:footerReference w:type="first" r:id="rId45"/>
      <w:footnotePr>
        <w:numRestart w:val="eachPage"/>
      </w:footnotePr>
      <w:pgSz w:w="11906" w:h="16838" w:code="9"/>
      <w:pgMar w:top="1134" w:right="714" w:bottom="1134" w:left="714" w:header="567" w:footer="567" w:gutter="0"/>
      <w:cols w:space="425"/>
      <w:docGrid w:linePitch="360" w:charSpace="-4087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B99DC" w14:textId="77777777" w:rsidR="00E55C61" w:rsidRDefault="00E55C61">
      <w:r>
        <w:separator/>
      </w:r>
    </w:p>
  </w:endnote>
  <w:endnote w:type="continuationSeparator" w:id="0">
    <w:p w14:paraId="3CAF272F" w14:textId="77777777" w:rsidR="00E55C61" w:rsidRDefault="00E55C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체">
    <w:panose1 w:val="020B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Tahoma">
    <w:altName w:val="Tahoma"/>
    <w:panose1 w:val="020B0604030504040204"/>
    <w:charset w:val="00"/>
    <w:family w:val="swiss"/>
    <w:pitch w:val="variable"/>
    <w:sig w:usb0="E1002EFF" w:usb1="C000605B" w:usb2="00000029" w:usb3="00000000" w:csb0="000101FF" w:csb1="00000000"/>
  </w:font>
  <w:font w:name="굴림">
    <w:altName w:val="Gulim"/>
    <w:panose1 w:val="020B0600000101010101"/>
    <w:charset w:val="81"/>
    <w:family w:val="modern"/>
    <w:pitch w:val="variable"/>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 w:name="Book Antiqua">
    <w:panose1 w:val="02040602050305030304"/>
    <w:charset w:val="00"/>
    <w:family w:val="roman"/>
    <w:pitch w:val="variable"/>
    <w:sig w:usb0="00000287" w:usb1="00000000" w:usb2="00000000" w:usb3="00000000" w:csb0="0000009F" w:csb1="00000000"/>
  </w:font>
  <w:font w:name="맑은 고딕">
    <w:panose1 w:val="020B0503020000020004"/>
    <w:charset w:val="81"/>
    <w:family w:val="modern"/>
    <w:pitch w:val="variable"/>
    <w:sig w:usb0="9000002F" w:usb1="29D77CFB" w:usb2="00000012" w:usb3="00000000" w:csb0="00080001" w:csb1="00000000"/>
  </w:font>
  <w:font w:name="LucidaSansTypewriteX">
    <w:altName w:val="굴림"/>
    <w:panose1 w:val="00000000000000000000"/>
    <w:charset w:val="81"/>
    <w:family w:val="auto"/>
    <w:notTrueType/>
    <w:pitch w:val="default"/>
    <w:sig w:usb0="00000001" w:usb1="09060000" w:usb2="00000010" w:usb3="00000000" w:csb0="00080000" w:csb1="00000000"/>
  </w:font>
  <w:font w:name="Lucida Sans Typewriter">
    <w:panose1 w:val="020B0509030504030204"/>
    <w:charset w:val="00"/>
    <w:family w:val="modern"/>
    <w:pitch w:val="fixed"/>
    <w:sig w:usb0="00000003" w:usb1="00000000" w:usb2="00000000" w:usb3="00000000" w:csb0="00000001" w:csb1="00000000"/>
  </w:font>
  <w:font w:name="ZWAdobeF">
    <w:altName w:val="Calibri"/>
    <w:charset w:val="00"/>
    <w:family w:val="auto"/>
    <w:pitch w:val="variable"/>
    <w:sig w:usb0="20002A87" w:usb1="00000000" w:usb2="00000000" w:usb3="00000000" w:csb0="000001FF" w:csb1="00000000"/>
  </w:font>
  <w:font w:name="바탕체">
    <w:panose1 w:val="02030609000101010101"/>
    <w:charset w:val="81"/>
    <w:family w:val="roma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Arial Unicode MS">
    <w:altName w:val="돋움"/>
    <w:panose1 w:val="020B0604020202020204"/>
    <w:charset w:val="81"/>
    <w:family w:val="modern"/>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A06B3" w14:textId="2BDD6A8B" w:rsidR="00D0141E" w:rsidRDefault="00D0141E" w:rsidP="007B7150">
    <w:pPr>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2385F" w14:textId="374D9C97" w:rsidR="000B4463" w:rsidRDefault="000B4463">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76E5E" w14:textId="382A144F" w:rsidR="000B4463" w:rsidRDefault="000B4463">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A9B2B" w14:textId="4BC74EE2" w:rsidR="00D0141E" w:rsidRPr="00860EF0" w:rsidRDefault="00D0141E" w:rsidP="00860EF0">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60256" w14:textId="2EF017A1" w:rsidR="000B4463" w:rsidRDefault="000B4463">
    <w:pPr>
      <w:pStyle w:val="a6"/>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4F318" w14:textId="2A2029CB" w:rsidR="000B4463" w:rsidRDefault="000B4463">
    <w:pPr>
      <w:pStyle w:val="a6"/>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5B963" w14:textId="335DA217" w:rsidR="00D0141E" w:rsidRPr="00276528" w:rsidRDefault="00FD7CCA" w:rsidP="00860EF0">
    <w:pPr>
      <w:tabs>
        <w:tab w:val="right" w:pos="14287"/>
      </w:tabs>
      <w:wordWrap w:val="0"/>
      <w:snapToGrid w:val="0"/>
    </w:pPr>
    <w:r>
      <w:rPr>
        <w:noProof/>
      </w:rPr>
      <w:drawing>
        <wp:inline distT="0" distB="0" distL="0" distR="0" wp14:anchorId="4EC0FDBC" wp14:editId="5CD2E2D9">
          <wp:extent cx="6653530" cy="110490"/>
          <wp:effectExtent l="0" t="0" r="0" b="3810"/>
          <wp:docPr id="6446014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75522" name="그림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6653530" cy="110490"/>
                  </a:xfrm>
                  <a:prstGeom prst="rect">
                    <a:avLst/>
                  </a:prstGeom>
                </pic:spPr>
              </pic:pic>
            </a:graphicData>
          </a:graphic>
        </wp:inline>
      </w:drawing>
    </w:r>
    <w:r>
      <w:rPr>
        <w:bCs/>
        <w:noProof/>
      </w:rPr>
      <w:t xml:space="preserve"> </w:t>
    </w:r>
    <w:r w:rsidR="00D0141E">
      <w:rPr>
        <w:bCs/>
        <w:noProof/>
      </w:rPr>
      <w:drawing>
        <wp:anchor distT="0" distB="0" distL="114300" distR="114300" simplePos="0" relativeHeight="251657216" behindDoc="0" locked="0" layoutInCell="1" allowOverlap="1" wp14:anchorId="0C213160" wp14:editId="706FDA95">
          <wp:simplePos x="0" y="0"/>
          <wp:positionH relativeFrom="column">
            <wp:posOffset>0</wp:posOffset>
          </wp:positionH>
          <wp:positionV relativeFrom="paragraph">
            <wp:posOffset>102842</wp:posOffset>
          </wp:positionV>
          <wp:extent cx="932180" cy="291465"/>
          <wp:effectExtent l="0" t="0" r="0" b="0"/>
          <wp:wrapNone/>
          <wp:docPr id="707362587" name="그림 707362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chips_CI-500.png"/>
                  <pic:cNvPicPr/>
                </pic:nvPicPr>
                <pic:blipFill>
                  <a:blip r:embed="rId2">
                    <a:extLst>
                      <a:ext uri="{28A0092B-C50C-407E-A947-70E740481C1C}">
                        <a14:useLocalDpi xmlns:a14="http://schemas.microsoft.com/office/drawing/2010/main" val="0"/>
                      </a:ext>
                    </a:extLst>
                  </a:blip>
                  <a:stretch>
                    <a:fillRect/>
                  </a:stretch>
                </pic:blipFill>
                <pic:spPr>
                  <a:xfrm>
                    <a:off x="0" y="0"/>
                    <a:ext cx="932180" cy="291465"/>
                  </a:xfrm>
                  <a:prstGeom prst="rect">
                    <a:avLst/>
                  </a:prstGeom>
                </pic:spPr>
              </pic:pic>
            </a:graphicData>
          </a:graphic>
        </wp:anchor>
      </w:drawing>
    </w:r>
    <w:r w:rsidRPr="00FD7CCA">
      <w:rPr>
        <w:noProof/>
      </w:rPr>
      <w:t xml:space="preserve"> </w:t>
    </w:r>
  </w:p>
  <w:p w14:paraId="73E5D2D1" w14:textId="4C881A68" w:rsidR="00D0141E" w:rsidRPr="00860EF0" w:rsidRDefault="00D0141E" w:rsidP="00860EF0">
    <w:pPr>
      <w:pStyle w:val="a6"/>
    </w:pPr>
    <w:r w:rsidRPr="004A55DD">
      <w:rPr>
        <w:bCs/>
      </w:rPr>
      <w:ptab w:relativeTo="margin" w:alignment="center" w:leader="none"/>
    </w:r>
    <w:r w:rsidRPr="004A55DD">
      <w:rPr>
        <w:bCs/>
      </w:rPr>
      <w:fldChar w:fldCharType="begin"/>
    </w:r>
    <w:r w:rsidRPr="004A55DD">
      <w:rPr>
        <w:bCs/>
      </w:rPr>
      <w:instrText>PAGE   \* MERGEFORMAT</w:instrText>
    </w:r>
    <w:r w:rsidRPr="004A55DD">
      <w:rPr>
        <w:bCs/>
      </w:rPr>
      <w:fldChar w:fldCharType="separate"/>
    </w:r>
    <w:r w:rsidRPr="00C3539A">
      <w:rPr>
        <w:bCs/>
        <w:noProof/>
        <w:lang w:val="ko-KR"/>
      </w:rPr>
      <w:t>4</w:t>
    </w:r>
    <w:r w:rsidRPr="004A55DD">
      <w:rPr>
        <w:bCs/>
        <w:noProof/>
        <w:lang w:val="ko-KR"/>
      </w:rPr>
      <w:fldChar w:fldCharType="end"/>
    </w:r>
    <w:r w:rsidRPr="004A55DD">
      <w:rPr>
        <w:bCs/>
      </w:rPr>
      <w:t>/</w:t>
    </w:r>
    <w:r w:rsidRPr="004A55DD">
      <w:rPr>
        <w:bCs/>
      </w:rPr>
      <w:fldChar w:fldCharType="begin"/>
    </w:r>
    <w:r w:rsidRPr="004A55DD">
      <w:rPr>
        <w:bCs/>
      </w:rPr>
      <w:instrText xml:space="preserve"> NUMPAGES  \# "0" \* Arabic  \* MERGEFORMAT </w:instrText>
    </w:r>
    <w:r w:rsidRPr="004A55DD">
      <w:rPr>
        <w:bCs/>
      </w:rPr>
      <w:fldChar w:fldCharType="separate"/>
    </w:r>
    <w:r>
      <w:rPr>
        <w:bCs/>
        <w:noProof/>
      </w:rPr>
      <w:t>41</w:t>
    </w:r>
    <w:r w:rsidRPr="004A55DD">
      <w:rPr>
        <w:bCs/>
        <w:noProof/>
      </w:rPr>
      <w:fldChar w:fldCharType="end"/>
    </w:r>
    <w:r w:rsidRPr="004A55DD">
      <w:rPr>
        <w:bCs/>
      </w:rPr>
      <w:ptab w:relativeTo="margin" w:alignment="right" w:leader="none"/>
    </w:r>
    <w:r w:rsidRPr="004A55DD">
      <w:rPr>
        <w:bCs/>
      </w:rPr>
      <w:t xml:space="preserve">Chapter </w:t>
    </w:r>
    <w:r>
      <w:fldChar w:fldCharType="begin"/>
    </w:r>
    <w:r>
      <w:instrText xml:space="preserve"> STYLEREF  "</w:instrText>
    </w:r>
    <w:r>
      <w:instrText>제목</w:instrText>
    </w:r>
    <w:r>
      <w:instrText xml:space="preserve"> 1" \n  \* MERGEFORMAT </w:instrText>
    </w:r>
    <w:r>
      <w:fldChar w:fldCharType="separate"/>
    </w:r>
    <w:r w:rsidR="00B60D6B" w:rsidRPr="00B60D6B">
      <w:rPr>
        <w:bCs/>
        <w:noProof/>
      </w:rPr>
      <w:t>2</w:t>
    </w:r>
    <w:r>
      <w:rPr>
        <w:bCs/>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8F673" w14:textId="5327A7CF" w:rsidR="000B4463" w:rsidRDefault="000B4463">
    <w:pPr>
      <w:pStyle w:val="a6"/>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3EA47" w14:textId="54E0E7C1" w:rsidR="000B4463" w:rsidRDefault="000B4463">
    <w:pPr>
      <w:pStyle w:val="a6"/>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1ECA5" w14:textId="377D16CF" w:rsidR="00D0141E" w:rsidRPr="00860EF0" w:rsidRDefault="00D0141E" w:rsidP="0096522A">
    <w:pPr>
      <w:tabs>
        <w:tab w:val="center" w:pos="4540"/>
        <w:tab w:val="right" w:pos="9080"/>
      </w:tabs>
      <w:wordWrap w:val="0"/>
      <w:jc w:val="center"/>
    </w:pPr>
    <w:r w:rsidRPr="00176428">
      <w:rPr>
        <w:rFonts w:cs="Arial"/>
        <w:bCs/>
      </w:rPr>
      <w:t>www.telechips.com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46E7F" w14:textId="77777777" w:rsidR="00E55C61" w:rsidRDefault="00E55C61">
      <w:r>
        <w:separator/>
      </w:r>
    </w:p>
  </w:footnote>
  <w:footnote w:type="continuationSeparator" w:id="0">
    <w:p w14:paraId="0322FDE1" w14:textId="77777777" w:rsidR="00E55C61" w:rsidRDefault="00E55C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C24BE" w14:textId="6450F089" w:rsidR="000B4463" w:rsidRDefault="000B4463">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11575" w14:textId="4A20B873" w:rsidR="00D0141E" w:rsidRPr="00BC6358" w:rsidRDefault="00D0141E" w:rsidP="00800628">
    <w:pPr>
      <w:pStyle w:val="a5"/>
      <w:tabs>
        <w:tab w:val="clear" w:pos="4252"/>
        <w:tab w:val="clear" w:pos="8504"/>
        <w:tab w:val="right" w:pos="10478"/>
      </w:tabs>
      <w:ind w:rightChars="-6" w:right="-11"/>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1976D" w14:textId="448C0175" w:rsidR="000B4463" w:rsidRDefault="000B4463">
    <w:pPr>
      <w:pStyle w:val="a5"/>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1F870" w14:textId="5D8B5014" w:rsidR="000B4463" w:rsidRDefault="000B4463">
    <w:pPr>
      <w:pStyle w:val="a5"/>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F6654" w14:textId="0B2DA0D6" w:rsidR="00D0141E" w:rsidRPr="00BC6358" w:rsidRDefault="00D0141E" w:rsidP="00A54356">
    <w:pPr>
      <w:pStyle w:val="a5"/>
      <w:tabs>
        <w:tab w:val="clear" w:pos="4252"/>
        <w:tab w:val="clear" w:pos="8504"/>
        <w:tab w:val="right" w:pos="10478"/>
      </w:tabs>
      <w:ind w:rightChars="-6" w:right="-11"/>
      <w:jc w:val="left"/>
    </w:pPr>
    <w:r>
      <w:rPr>
        <w:rFonts w:hint="eastAsia"/>
      </w:rPr>
      <w:t>TCC80</w:t>
    </w:r>
    <w:r w:rsidR="00CA6D34">
      <w:t>5</w:t>
    </w:r>
    <w:r w:rsidR="00963CCC">
      <w:rPr>
        <w:rFonts w:hint="eastAsia"/>
      </w:rPr>
      <w:t>x</w:t>
    </w:r>
    <w:r w:rsidR="00703FD1">
      <w:rPr>
        <w:rFonts w:hint="eastAsia"/>
      </w:rPr>
      <w:t xml:space="preserve"> Hardware</w:t>
    </w:r>
    <w:r>
      <w:rPr>
        <w:rFonts w:hint="eastAsia"/>
      </w:rPr>
      <w:t xml:space="preserve">-Application Note for </w:t>
    </w:r>
    <w:r w:rsidR="00963CCC">
      <w:rPr>
        <w:rFonts w:hint="eastAsia"/>
      </w:rPr>
      <w:t xml:space="preserve">Telechips </w:t>
    </w:r>
    <w:r>
      <w:rPr>
        <w:rFonts w:hint="eastAsia"/>
      </w:rPr>
      <w:t>PMIC Design</w:t>
    </w:r>
    <w:r>
      <w:tab/>
    </w:r>
    <w:r w:rsidR="00E55C61">
      <w:fldChar w:fldCharType="begin"/>
    </w:r>
    <w:r w:rsidR="00E55C61">
      <w:instrText xml:space="preserve"> DOCPROPERTY  RevNum  \* MERGEFORMAT </w:instrText>
    </w:r>
    <w:r w:rsidR="00E55C61">
      <w:fldChar w:fldCharType="separate"/>
    </w:r>
    <w:r w:rsidR="00C53229">
      <w:t>Rev. 0.10</w:t>
    </w:r>
    <w:r w:rsidR="00E55C61">
      <w:fldChar w:fldCharType="end"/>
    </w:r>
    <w:r w:rsidR="00FD7CCA">
      <w:rPr>
        <w:noProof/>
      </w:rPr>
      <w:drawing>
        <wp:inline distT="0" distB="0" distL="0" distR="0" wp14:anchorId="35160E12" wp14:editId="0E98649B">
          <wp:extent cx="6653530" cy="110490"/>
          <wp:effectExtent l="0" t="0" r="0" b="3810"/>
          <wp:docPr id="135350001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11473" name="그림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6653530" cy="110490"/>
                  </a:xfrm>
                  <a:prstGeom prst="rect">
                    <a:avLst/>
                  </a:prstGeom>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74366" w14:textId="1B477146" w:rsidR="000B4463" w:rsidRDefault="000B4463">
    <w:pPr>
      <w:pStyle w:val="a5"/>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00301" w14:textId="532DB361" w:rsidR="00D0141E" w:rsidRDefault="00D0141E">
    <w:pPr>
      <w:pStyle w:val="a5"/>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5E81A" w14:textId="2C1C4271" w:rsidR="00D0141E" w:rsidRPr="00BC6358" w:rsidRDefault="00D0141E" w:rsidP="0059114C">
    <w:pPr>
      <w:pStyle w:val="a5"/>
      <w:tabs>
        <w:tab w:val="clear" w:pos="4252"/>
        <w:tab w:val="clear" w:pos="8504"/>
        <w:tab w:val="right" w:pos="10478"/>
      </w:tabs>
      <w:ind w:rightChars="-6" w:right="-11"/>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C4EC5" w14:textId="0857D1E7" w:rsidR="00D0141E" w:rsidRDefault="00D0141E">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005C46"/>
    <w:lvl w:ilvl="0">
      <w:start w:val="1"/>
      <w:numFmt w:val="decimal"/>
      <w:pStyle w:val="5"/>
      <w:lvlText w:val="%1."/>
      <w:lvlJc w:val="left"/>
      <w:pPr>
        <w:tabs>
          <w:tab w:val="num" w:pos="2062"/>
        </w:tabs>
        <w:ind w:leftChars="1000" w:left="2062" w:hangingChars="200" w:hanging="360"/>
      </w:pPr>
    </w:lvl>
  </w:abstractNum>
  <w:abstractNum w:abstractNumId="1" w15:restartNumberingAfterBreak="0">
    <w:nsid w:val="FFFFFF7E"/>
    <w:multiLevelType w:val="singleLevel"/>
    <w:tmpl w:val="DF5C7024"/>
    <w:lvl w:ilvl="0">
      <w:start w:val="1"/>
      <w:numFmt w:val="decimal"/>
      <w:pStyle w:val="3"/>
      <w:lvlText w:val="%1."/>
      <w:lvlJc w:val="left"/>
      <w:pPr>
        <w:tabs>
          <w:tab w:val="num" w:pos="1212"/>
        </w:tabs>
        <w:ind w:leftChars="600" w:left="1212" w:hangingChars="200" w:hanging="360"/>
      </w:pPr>
    </w:lvl>
  </w:abstractNum>
  <w:abstractNum w:abstractNumId="2" w15:restartNumberingAfterBreak="0">
    <w:nsid w:val="FFFFFF7F"/>
    <w:multiLevelType w:val="singleLevel"/>
    <w:tmpl w:val="5DB21486"/>
    <w:lvl w:ilvl="0">
      <w:start w:val="1"/>
      <w:numFmt w:val="decimal"/>
      <w:pStyle w:val="2"/>
      <w:lvlText w:val="%1."/>
      <w:lvlJc w:val="left"/>
      <w:pPr>
        <w:tabs>
          <w:tab w:val="num" w:pos="786"/>
        </w:tabs>
        <w:ind w:leftChars="400" w:left="786" w:hangingChars="200" w:hanging="360"/>
      </w:pPr>
    </w:lvl>
  </w:abstractNum>
  <w:abstractNum w:abstractNumId="3" w15:restartNumberingAfterBreak="0">
    <w:nsid w:val="FFFFFF80"/>
    <w:multiLevelType w:val="singleLevel"/>
    <w:tmpl w:val="C520F890"/>
    <w:lvl w:ilvl="0">
      <w:start w:val="1"/>
      <w:numFmt w:val="bullet"/>
      <w:pStyle w:val="50"/>
      <w:lvlText w:val=""/>
      <w:lvlJc w:val="left"/>
      <w:pPr>
        <w:tabs>
          <w:tab w:val="num" w:pos="2062"/>
        </w:tabs>
        <w:ind w:leftChars="1000" w:left="2062" w:hangingChars="200" w:hanging="360"/>
      </w:pPr>
      <w:rPr>
        <w:rFonts w:ascii="Wingdings" w:hAnsi="Wingdings" w:hint="default"/>
      </w:rPr>
    </w:lvl>
  </w:abstractNum>
  <w:abstractNum w:abstractNumId="4" w15:restartNumberingAfterBreak="0">
    <w:nsid w:val="FFFFFF81"/>
    <w:multiLevelType w:val="singleLevel"/>
    <w:tmpl w:val="5A6448D6"/>
    <w:lvl w:ilvl="0">
      <w:start w:val="1"/>
      <w:numFmt w:val="bullet"/>
      <w:pStyle w:val="4"/>
      <w:lvlText w:val=""/>
      <w:lvlJc w:val="left"/>
      <w:pPr>
        <w:tabs>
          <w:tab w:val="num" w:pos="1637"/>
        </w:tabs>
        <w:ind w:leftChars="800" w:left="1637" w:hangingChars="200" w:hanging="360"/>
      </w:pPr>
      <w:rPr>
        <w:rFonts w:ascii="Wingdings" w:hAnsi="Wingdings" w:hint="default"/>
      </w:rPr>
    </w:lvl>
  </w:abstractNum>
  <w:abstractNum w:abstractNumId="5" w15:restartNumberingAfterBreak="0">
    <w:nsid w:val="FFFFFF82"/>
    <w:multiLevelType w:val="singleLevel"/>
    <w:tmpl w:val="FD343BC4"/>
    <w:lvl w:ilvl="0">
      <w:start w:val="1"/>
      <w:numFmt w:val="bullet"/>
      <w:pStyle w:val="30"/>
      <w:lvlText w:val=""/>
      <w:lvlJc w:val="left"/>
      <w:pPr>
        <w:tabs>
          <w:tab w:val="num" w:pos="1212"/>
        </w:tabs>
        <w:ind w:leftChars="600" w:left="1212" w:hangingChars="200" w:hanging="360"/>
      </w:pPr>
      <w:rPr>
        <w:rFonts w:ascii="Wingdings" w:hAnsi="Wingdings" w:hint="default"/>
      </w:rPr>
    </w:lvl>
  </w:abstractNum>
  <w:abstractNum w:abstractNumId="6" w15:restartNumberingAfterBreak="0">
    <w:nsid w:val="FFFFFF83"/>
    <w:multiLevelType w:val="singleLevel"/>
    <w:tmpl w:val="D57A268A"/>
    <w:lvl w:ilvl="0">
      <w:start w:val="1"/>
      <w:numFmt w:val="bullet"/>
      <w:pStyle w:val="20"/>
      <w:lvlText w:val=""/>
      <w:lvlJc w:val="left"/>
      <w:pPr>
        <w:tabs>
          <w:tab w:val="num" w:pos="786"/>
        </w:tabs>
        <w:ind w:leftChars="400" w:left="786" w:hangingChars="200" w:hanging="360"/>
      </w:pPr>
      <w:rPr>
        <w:rFonts w:ascii="Wingdings" w:hAnsi="Wingdings" w:hint="default"/>
      </w:rPr>
    </w:lvl>
  </w:abstractNum>
  <w:abstractNum w:abstractNumId="7" w15:restartNumberingAfterBreak="0">
    <w:nsid w:val="FFFFFF88"/>
    <w:multiLevelType w:val="singleLevel"/>
    <w:tmpl w:val="5CA6D708"/>
    <w:styleLink w:val="TCC11"/>
    <w:lvl w:ilvl="0">
      <w:start w:val="1"/>
      <w:numFmt w:val="decimal"/>
      <w:pStyle w:val="a"/>
      <w:lvlText w:val="%1."/>
      <w:lvlJc w:val="left"/>
      <w:pPr>
        <w:tabs>
          <w:tab w:val="num" w:pos="361"/>
        </w:tabs>
        <w:ind w:leftChars="200" w:left="361" w:hangingChars="200" w:hanging="360"/>
      </w:pPr>
    </w:lvl>
  </w:abstractNum>
  <w:abstractNum w:abstractNumId="8" w15:restartNumberingAfterBreak="0">
    <w:nsid w:val="FFFFFF89"/>
    <w:multiLevelType w:val="singleLevel"/>
    <w:tmpl w:val="684489DA"/>
    <w:lvl w:ilvl="0">
      <w:start w:val="1"/>
      <w:numFmt w:val="bullet"/>
      <w:pStyle w:val="a0"/>
      <w:lvlText w:val=""/>
      <w:lvlJc w:val="left"/>
      <w:pPr>
        <w:tabs>
          <w:tab w:val="num" w:pos="361"/>
        </w:tabs>
        <w:ind w:leftChars="200" w:left="361" w:hangingChars="200" w:hanging="360"/>
      </w:pPr>
      <w:rPr>
        <w:rFonts w:ascii="Wingdings" w:hAnsi="Wingdings" w:hint="default"/>
      </w:rPr>
    </w:lvl>
  </w:abstractNum>
  <w:abstractNum w:abstractNumId="9" w15:restartNumberingAfterBreak="0">
    <w:nsid w:val="010D7945"/>
    <w:multiLevelType w:val="multilevel"/>
    <w:tmpl w:val="0F082290"/>
    <w:numStyleLink w:val="TCC"/>
  </w:abstractNum>
  <w:abstractNum w:abstractNumId="10" w15:restartNumberingAfterBreak="0">
    <w:nsid w:val="0197232E"/>
    <w:multiLevelType w:val="hybridMultilevel"/>
    <w:tmpl w:val="E8721CB6"/>
    <w:lvl w:ilvl="0" w:tplc="520E429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026A5CB8"/>
    <w:multiLevelType w:val="hybridMultilevel"/>
    <w:tmpl w:val="A4083BF0"/>
    <w:lvl w:ilvl="0" w:tplc="1D780BDE">
      <w:numFmt w:val="bullet"/>
      <w:lvlText w:val=""/>
      <w:lvlJc w:val="left"/>
      <w:pPr>
        <w:ind w:left="760" w:hanging="360"/>
      </w:pPr>
      <w:rPr>
        <w:rFonts w:ascii="Wingdings" w:eastAsia="굴림체"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03C71DAE"/>
    <w:multiLevelType w:val="hybridMultilevel"/>
    <w:tmpl w:val="1EDAD13A"/>
    <w:lvl w:ilvl="0" w:tplc="3B7677A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041F4AE2"/>
    <w:multiLevelType w:val="hybridMultilevel"/>
    <w:tmpl w:val="65422B72"/>
    <w:lvl w:ilvl="0" w:tplc="04F20670">
      <w:start w:val="1"/>
      <w:numFmt w:val="decimal"/>
      <w:lvlText w:val="%1)"/>
      <w:lvlJc w:val="left"/>
      <w:pPr>
        <w:ind w:left="1449" w:hanging="360"/>
      </w:pPr>
      <w:rPr>
        <w:rFonts w:hint="default"/>
      </w:rPr>
    </w:lvl>
    <w:lvl w:ilvl="1" w:tplc="04090019" w:tentative="1">
      <w:start w:val="1"/>
      <w:numFmt w:val="upperLetter"/>
      <w:lvlText w:val="%2."/>
      <w:lvlJc w:val="left"/>
      <w:pPr>
        <w:ind w:left="1889" w:hanging="400"/>
      </w:pPr>
    </w:lvl>
    <w:lvl w:ilvl="2" w:tplc="0409001B" w:tentative="1">
      <w:start w:val="1"/>
      <w:numFmt w:val="lowerRoman"/>
      <w:lvlText w:val="%3."/>
      <w:lvlJc w:val="right"/>
      <w:pPr>
        <w:ind w:left="2289" w:hanging="400"/>
      </w:pPr>
    </w:lvl>
    <w:lvl w:ilvl="3" w:tplc="0409000F" w:tentative="1">
      <w:start w:val="1"/>
      <w:numFmt w:val="decimal"/>
      <w:lvlText w:val="%4."/>
      <w:lvlJc w:val="left"/>
      <w:pPr>
        <w:ind w:left="2689" w:hanging="400"/>
      </w:pPr>
    </w:lvl>
    <w:lvl w:ilvl="4" w:tplc="04090019" w:tentative="1">
      <w:start w:val="1"/>
      <w:numFmt w:val="upperLetter"/>
      <w:lvlText w:val="%5."/>
      <w:lvlJc w:val="left"/>
      <w:pPr>
        <w:ind w:left="3089" w:hanging="400"/>
      </w:pPr>
    </w:lvl>
    <w:lvl w:ilvl="5" w:tplc="0409001B" w:tentative="1">
      <w:start w:val="1"/>
      <w:numFmt w:val="lowerRoman"/>
      <w:lvlText w:val="%6."/>
      <w:lvlJc w:val="right"/>
      <w:pPr>
        <w:ind w:left="3489" w:hanging="400"/>
      </w:pPr>
    </w:lvl>
    <w:lvl w:ilvl="6" w:tplc="0409000F" w:tentative="1">
      <w:start w:val="1"/>
      <w:numFmt w:val="decimal"/>
      <w:lvlText w:val="%7."/>
      <w:lvlJc w:val="left"/>
      <w:pPr>
        <w:ind w:left="3889" w:hanging="400"/>
      </w:pPr>
    </w:lvl>
    <w:lvl w:ilvl="7" w:tplc="04090019" w:tentative="1">
      <w:start w:val="1"/>
      <w:numFmt w:val="upperLetter"/>
      <w:lvlText w:val="%8."/>
      <w:lvlJc w:val="left"/>
      <w:pPr>
        <w:ind w:left="4289" w:hanging="400"/>
      </w:pPr>
    </w:lvl>
    <w:lvl w:ilvl="8" w:tplc="0409001B" w:tentative="1">
      <w:start w:val="1"/>
      <w:numFmt w:val="lowerRoman"/>
      <w:lvlText w:val="%9."/>
      <w:lvlJc w:val="right"/>
      <w:pPr>
        <w:ind w:left="4689" w:hanging="400"/>
      </w:pPr>
    </w:lvl>
  </w:abstractNum>
  <w:abstractNum w:abstractNumId="14" w15:restartNumberingAfterBreak="0">
    <w:nsid w:val="08EB5959"/>
    <w:multiLevelType w:val="hybridMultilevel"/>
    <w:tmpl w:val="78D61002"/>
    <w:lvl w:ilvl="0" w:tplc="8FECB2E4">
      <w:start w:val="1"/>
      <w:numFmt w:val="decimal"/>
      <w:lvlText w:val="%1)"/>
      <w:lvlJc w:val="left"/>
      <w:pPr>
        <w:ind w:left="1030" w:hanging="360"/>
      </w:pPr>
      <w:rPr>
        <w:rFonts w:hint="default"/>
      </w:rPr>
    </w:lvl>
    <w:lvl w:ilvl="1" w:tplc="04090019">
      <w:start w:val="1"/>
      <w:numFmt w:val="upperLetter"/>
      <w:lvlText w:val="%2."/>
      <w:lvlJc w:val="left"/>
      <w:pPr>
        <w:ind w:left="1470" w:hanging="400"/>
      </w:pPr>
    </w:lvl>
    <w:lvl w:ilvl="2" w:tplc="0409001B" w:tentative="1">
      <w:start w:val="1"/>
      <w:numFmt w:val="lowerRoman"/>
      <w:lvlText w:val="%3."/>
      <w:lvlJc w:val="right"/>
      <w:pPr>
        <w:ind w:left="1870" w:hanging="400"/>
      </w:pPr>
    </w:lvl>
    <w:lvl w:ilvl="3" w:tplc="0409000F" w:tentative="1">
      <w:start w:val="1"/>
      <w:numFmt w:val="decimal"/>
      <w:lvlText w:val="%4."/>
      <w:lvlJc w:val="left"/>
      <w:pPr>
        <w:ind w:left="2270" w:hanging="400"/>
      </w:pPr>
    </w:lvl>
    <w:lvl w:ilvl="4" w:tplc="04090019" w:tentative="1">
      <w:start w:val="1"/>
      <w:numFmt w:val="upperLetter"/>
      <w:lvlText w:val="%5."/>
      <w:lvlJc w:val="left"/>
      <w:pPr>
        <w:ind w:left="2670" w:hanging="400"/>
      </w:pPr>
    </w:lvl>
    <w:lvl w:ilvl="5" w:tplc="0409001B" w:tentative="1">
      <w:start w:val="1"/>
      <w:numFmt w:val="lowerRoman"/>
      <w:lvlText w:val="%6."/>
      <w:lvlJc w:val="right"/>
      <w:pPr>
        <w:ind w:left="3070" w:hanging="400"/>
      </w:pPr>
    </w:lvl>
    <w:lvl w:ilvl="6" w:tplc="0409000F" w:tentative="1">
      <w:start w:val="1"/>
      <w:numFmt w:val="decimal"/>
      <w:lvlText w:val="%7."/>
      <w:lvlJc w:val="left"/>
      <w:pPr>
        <w:ind w:left="3470" w:hanging="400"/>
      </w:pPr>
    </w:lvl>
    <w:lvl w:ilvl="7" w:tplc="04090019" w:tentative="1">
      <w:start w:val="1"/>
      <w:numFmt w:val="upperLetter"/>
      <w:lvlText w:val="%8."/>
      <w:lvlJc w:val="left"/>
      <w:pPr>
        <w:ind w:left="3870" w:hanging="400"/>
      </w:pPr>
    </w:lvl>
    <w:lvl w:ilvl="8" w:tplc="0409001B" w:tentative="1">
      <w:start w:val="1"/>
      <w:numFmt w:val="lowerRoman"/>
      <w:lvlText w:val="%9."/>
      <w:lvlJc w:val="right"/>
      <w:pPr>
        <w:ind w:left="4270" w:hanging="400"/>
      </w:pPr>
    </w:lvl>
  </w:abstractNum>
  <w:abstractNum w:abstractNumId="15" w15:restartNumberingAfterBreak="0">
    <w:nsid w:val="09F8226F"/>
    <w:multiLevelType w:val="hybridMultilevel"/>
    <w:tmpl w:val="B19AF2D8"/>
    <w:lvl w:ilvl="0" w:tplc="9E7A1AF6">
      <w:start w:val="1"/>
      <w:numFmt w:val="decimal"/>
      <w:lvlText w:val="%1."/>
      <w:lvlJc w:val="left"/>
      <w:pPr>
        <w:ind w:left="1150" w:hanging="360"/>
      </w:pPr>
      <w:rPr>
        <w:rFonts w:hint="default"/>
      </w:rPr>
    </w:lvl>
    <w:lvl w:ilvl="1" w:tplc="04090019" w:tentative="1">
      <w:start w:val="1"/>
      <w:numFmt w:val="upperLetter"/>
      <w:lvlText w:val="%2."/>
      <w:lvlJc w:val="left"/>
      <w:pPr>
        <w:ind w:left="1590" w:hanging="400"/>
      </w:pPr>
    </w:lvl>
    <w:lvl w:ilvl="2" w:tplc="0409001B" w:tentative="1">
      <w:start w:val="1"/>
      <w:numFmt w:val="lowerRoman"/>
      <w:lvlText w:val="%3."/>
      <w:lvlJc w:val="right"/>
      <w:pPr>
        <w:ind w:left="1990" w:hanging="400"/>
      </w:pPr>
    </w:lvl>
    <w:lvl w:ilvl="3" w:tplc="0409000F" w:tentative="1">
      <w:start w:val="1"/>
      <w:numFmt w:val="decimal"/>
      <w:lvlText w:val="%4."/>
      <w:lvlJc w:val="left"/>
      <w:pPr>
        <w:ind w:left="2390" w:hanging="400"/>
      </w:pPr>
    </w:lvl>
    <w:lvl w:ilvl="4" w:tplc="04090019" w:tentative="1">
      <w:start w:val="1"/>
      <w:numFmt w:val="upperLetter"/>
      <w:lvlText w:val="%5."/>
      <w:lvlJc w:val="left"/>
      <w:pPr>
        <w:ind w:left="2790" w:hanging="400"/>
      </w:pPr>
    </w:lvl>
    <w:lvl w:ilvl="5" w:tplc="0409001B" w:tentative="1">
      <w:start w:val="1"/>
      <w:numFmt w:val="lowerRoman"/>
      <w:lvlText w:val="%6."/>
      <w:lvlJc w:val="right"/>
      <w:pPr>
        <w:ind w:left="3190" w:hanging="400"/>
      </w:pPr>
    </w:lvl>
    <w:lvl w:ilvl="6" w:tplc="0409000F" w:tentative="1">
      <w:start w:val="1"/>
      <w:numFmt w:val="decimal"/>
      <w:lvlText w:val="%7."/>
      <w:lvlJc w:val="left"/>
      <w:pPr>
        <w:ind w:left="3590" w:hanging="400"/>
      </w:pPr>
    </w:lvl>
    <w:lvl w:ilvl="7" w:tplc="04090019" w:tentative="1">
      <w:start w:val="1"/>
      <w:numFmt w:val="upperLetter"/>
      <w:lvlText w:val="%8."/>
      <w:lvlJc w:val="left"/>
      <w:pPr>
        <w:ind w:left="3990" w:hanging="400"/>
      </w:pPr>
    </w:lvl>
    <w:lvl w:ilvl="8" w:tplc="0409001B" w:tentative="1">
      <w:start w:val="1"/>
      <w:numFmt w:val="lowerRoman"/>
      <w:lvlText w:val="%9."/>
      <w:lvlJc w:val="right"/>
      <w:pPr>
        <w:ind w:left="4390" w:hanging="400"/>
      </w:pPr>
    </w:lvl>
  </w:abstractNum>
  <w:abstractNum w:abstractNumId="16" w15:restartNumberingAfterBreak="0">
    <w:nsid w:val="0ADE2010"/>
    <w:multiLevelType w:val="multilevel"/>
    <w:tmpl w:val="77241D26"/>
    <w:lvl w:ilvl="0">
      <w:start w:val="1"/>
      <w:numFmt w:val="decimal"/>
      <w:pStyle w:val="1"/>
      <w:lvlText w:val="%1"/>
      <w:lvlJc w:val="left"/>
      <w:pPr>
        <w:tabs>
          <w:tab w:val="num" w:pos="576"/>
        </w:tabs>
        <w:ind w:left="576" w:hanging="576"/>
      </w:pPr>
      <w:rPr>
        <w:rFonts w:hint="eastAsia"/>
      </w:rPr>
    </w:lvl>
    <w:lvl w:ilvl="1">
      <w:start w:val="1"/>
      <w:numFmt w:val="decimal"/>
      <w:pStyle w:val="21"/>
      <w:lvlText w:val="%1.%2"/>
      <w:lvlJc w:val="left"/>
      <w:pPr>
        <w:tabs>
          <w:tab w:val="num" w:pos="567"/>
        </w:tabs>
        <w:ind w:left="0" w:firstLine="0"/>
      </w:pPr>
      <w:rPr>
        <w:rFonts w:hint="eastAsia"/>
      </w:rPr>
    </w:lvl>
    <w:lvl w:ilvl="2">
      <w:start w:val="1"/>
      <w:numFmt w:val="decimal"/>
      <w:pStyle w:val="31"/>
      <w:lvlText w:val="%1.%2.%3"/>
      <w:lvlJc w:val="left"/>
      <w:pPr>
        <w:tabs>
          <w:tab w:val="num" w:pos="1559"/>
        </w:tabs>
        <w:ind w:left="1559" w:hanging="709"/>
      </w:pPr>
      <w:rPr>
        <w:rFonts w:hint="eastAsia"/>
      </w:rPr>
    </w:lvl>
    <w:lvl w:ilvl="3">
      <w:start w:val="1"/>
      <w:numFmt w:val="decimal"/>
      <w:pStyle w:val="40"/>
      <w:lvlText w:val="%1.%2.%3.%4"/>
      <w:lvlJc w:val="left"/>
      <w:pPr>
        <w:tabs>
          <w:tab w:val="num" w:pos="851"/>
        </w:tabs>
        <w:ind w:left="851" w:hanging="851"/>
      </w:pPr>
      <w:rPr>
        <w:rFonts w:hint="eastAsia"/>
        <w:w w:val="100"/>
      </w:rPr>
    </w:lvl>
    <w:lvl w:ilvl="4">
      <w:start w:val="1"/>
      <w:numFmt w:val="decimal"/>
      <w:pStyle w:val="51"/>
      <w:lvlText w:val="%1.%2.%3.%4.%5"/>
      <w:lvlJc w:val="left"/>
      <w:pPr>
        <w:tabs>
          <w:tab w:val="num" w:pos="1224"/>
        </w:tabs>
        <w:ind w:left="1224" w:hanging="1224"/>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7" w15:restartNumberingAfterBreak="0">
    <w:nsid w:val="0BD92F4C"/>
    <w:multiLevelType w:val="hybridMultilevel"/>
    <w:tmpl w:val="F4920A9A"/>
    <w:lvl w:ilvl="0" w:tplc="15D61E20">
      <w:start w:val="1"/>
      <w:numFmt w:val="decimal"/>
      <w:lvlText w:val="%1)"/>
      <w:lvlJc w:val="left"/>
      <w:pPr>
        <w:ind w:left="1129" w:hanging="360"/>
      </w:pPr>
      <w:rPr>
        <w:rFonts w:hint="default"/>
      </w:rPr>
    </w:lvl>
    <w:lvl w:ilvl="1" w:tplc="04090019" w:tentative="1">
      <w:start w:val="1"/>
      <w:numFmt w:val="upperLetter"/>
      <w:lvlText w:val="%2."/>
      <w:lvlJc w:val="left"/>
      <w:pPr>
        <w:ind w:left="1569" w:hanging="400"/>
      </w:pPr>
    </w:lvl>
    <w:lvl w:ilvl="2" w:tplc="0409001B" w:tentative="1">
      <w:start w:val="1"/>
      <w:numFmt w:val="lowerRoman"/>
      <w:lvlText w:val="%3."/>
      <w:lvlJc w:val="right"/>
      <w:pPr>
        <w:ind w:left="1969" w:hanging="400"/>
      </w:pPr>
    </w:lvl>
    <w:lvl w:ilvl="3" w:tplc="0409000F" w:tentative="1">
      <w:start w:val="1"/>
      <w:numFmt w:val="decimal"/>
      <w:lvlText w:val="%4."/>
      <w:lvlJc w:val="left"/>
      <w:pPr>
        <w:ind w:left="2369" w:hanging="400"/>
      </w:pPr>
    </w:lvl>
    <w:lvl w:ilvl="4" w:tplc="04090019" w:tentative="1">
      <w:start w:val="1"/>
      <w:numFmt w:val="upperLetter"/>
      <w:lvlText w:val="%5."/>
      <w:lvlJc w:val="left"/>
      <w:pPr>
        <w:ind w:left="2769" w:hanging="400"/>
      </w:pPr>
    </w:lvl>
    <w:lvl w:ilvl="5" w:tplc="0409001B" w:tentative="1">
      <w:start w:val="1"/>
      <w:numFmt w:val="lowerRoman"/>
      <w:lvlText w:val="%6."/>
      <w:lvlJc w:val="right"/>
      <w:pPr>
        <w:ind w:left="3169" w:hanging="400"/>
      </w:pPr>
    </w:lvl>
    <w:lvl w:ilvl="6" w:tplc="0409000F" w:tentative="1">
      <w:start w:val="1"/>
      <w:numFmt w:val="decimal"/>
      <w:lvlText w:val="%7."/>
      <w:lvlJc w:val="left"/>
      <w:pPr>
        <w:ind w:left="3569" w:hanging="400"/>
      </w:pPr>
    </w:lvl>
    <w:lvl w:ilvl="7" w:tplc="04090019" w:tentative="1">
      <w:start w:val="1"/>
      <w:numFmt w:val="upperLetter"/>
      <w:lvlText w:val="%8."/>
      <w:lvlJc w:val="left"/>
      <w:pPr>
        <w:ind w:left="3969" w:hanging="400"/>
      </w:pPr>
    </w:lvl>
    <w:lvl w:ilvl="8" w:tplc="0409001B" w:tentative="1">
      <w:start w:val="1"/>
      <w:numFmt w:val="lowerRoman"/>
      <w:lvlText w:val="%9."/>
      <w:lvlJc w:val="right"/>
      <w:pPr>
        <w:ind w:left="4369" w:hanging="400"/>
      </w:pPr>
    </w:lvl>
  </w:abstractNum>
  <w:abstractNum w:abstractNumId="18" w15:restartNumberingAfterBreak="0">
    <w:nsid w:val="0C08430E"/>
    <w:multiLevelType w:val="hybridMultilevel"/>
    <w:tmpl w:val="9356ADA0"/>
    <w:lvl w:ilvl="0" w:tplc="82FC9AA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0D774557"/>
    <w:multiLevelType w:val="hybridMultilevel"/>
    <w:tmpl w:val="4686D2DE"/>
    <w:lvl w:ilvl="0" w:tplc="56A8C612">
      <w:start w:val="1"/>
      <w:numFmt w:val="decimal"/>
      <w:lvlText w:val="%1."/>
      <w:lvlJc w:val="left"/>
      <w:pPr>
        <w:ind w:left="1129" w:hanging="360"/>
      </w:pPr>
      <w:rPr>
        <w:rFonts w:hint="default"/>
      </w:rPr>
    </w:lvl>
    <w:lvl w:ilvl="1" w:tplc="04090019">
      <w:start w:val="1"/>
      <w:numFmt w:val="upperLetter"/>
      <w:lvlText w:val="%2."/>
      <w:lvlJc w:val="left"/>
      <w:pPr>
        <w:ind w:left="1569" w:hanging="400"/>
      </w:pPr>
    </w:lvl>
    <w:lvl w:ilvl="2" w:tplc="0409001B" w:tentative="1">
      <w:start w:val="1"/>
      <w:numFmt w:val="lowerRoman"/>
      <w:lvlText w:val="%3."/>
      <w:lvlJc w:val="right"/>
      <w:pPr>
        <w:ind w:left="1969" w:hanging="400"/>
      </w:pPr>
    </w:lvl>
    <w:lvl w:ilvl="3" w:tplc="0409000F" w:tentative="1">
      <w:start w:val="1"/>
      <w:numFmt w:val="decimal"/>
      <w:lvlText w:val="%4."/>
      <w:lvlJc w:val="left"/>
      <w:pPr>
        <w:ind w:left="2369" w:hanging="400"/>
      </w:pPr>
    </w:lvl>
    <w:lvl w:ilvl="4" w:tplc="04090019" w:tentative="1">
      <w:start w:val="1"/>
      <w:numFmt w:val="upperLetter"/>
      <w:lvlText w:val="%5."/>
      <w:lvlJc w:val="left"/>
      <w:pPr>
        <w:ind w:left="2769" w:hanging="400"/>
      </w:pPr>
    </w:lvl>
    <w:lvl w:ilvl="5" w:tplc="0409001B" w:tentative="1">
      <w:start w:val="1"/>
      <w:numFmt w:val="lowerRoman"/>
      <w:lvlText w:val="%6."/>
      <w:lvlJc w:val="right"/>
      <w:pPr>
        <w:ind w:left="3169" w:hanging="400"/>
      </w:pPr>
    </w:lvl>
    <w:lvl w:ilvl="6" w:tplc="0409000F" w:tentative="1">
      <w:start w:val="1"/>
      <w:numFmt w:val="decimal"/>
      <w:lvlText w:val="%7."/>
      <w:lvlJc w:val="left"/>
      <w:pPr>
        <w:ind w:left="3569" w:hanging="400"/>
      </w:pPr>
    </w:lvl>
    <w:lvl w:ilvl="7" w:tplc="04090019" w:tentative="1">
      <w:start w:val="1"/>
      <w:numFmt w:val="upperLetter"/>
      <w:lvlText w:val="%8."/>
      <w:lvlJc w:val="left"/>
      <w:pPr>
        <w:ind w:left="3969" w:hanging="400"/>
      </w:pPr>
    </w:lvl>
    <w:lvl w:ilvl="8" w:tplc="0409001B" w:tentative="1">
      <w:start w:val="1"/>
      <w:numFmt w:val="lowerRoman"/>
      <w:lvlText w:val="%9."/>
      <w:lvlJc w:val="right"/>
      <w:pPr>
        <w:ind w:left="4369" w:hanging="400"/>
      </w:pPr>
    </w:lvl>
  </w:abstractNum>
  <w:abstractNum w:abstractNumId="20" w15:restartNumberingAfterBreak="0">
    <w:nsid w:val="0E8816FF"/>
    <w:multiLevelType w:val="hybridMultilevel"/>
    <w:tmpl w:val="FBA215AC"/>
    <w:lvl w:ilvl="0" w:tplc="04090011">
      <w:start w:val="1"/>
      <w:numFmt w:val="decimalEnclosedCircle"/>
      <w:lvlText w:val="%1"/>
      <w:lvlJc w:val="left"/>
      <w:pPr>
        <w:ind w:left="1250" w:hanging="400"/>
      </w:pPr>
    </w:lvl>
    <w:lvl w:ilvl="1" w:tplc="04090019" w:tentative="1">
      <w:start w:val="1"/>
      <w:numFmt w:val="upperLetter"/>
      <w:lvlText w:val="%2."/>
      <w:lvlJc w:val="left"/>
      <w:pPr>
        <w:ind w:left="1650" w:hanging="400"/>
      </w:pPr>
    </w:lvl>
    <w:lvl w:ilvl="2" w:tplc="0409001B" w:tentative="1">
      <w:start w:val="1"/>
      <w:numFmt w:val="lowerRoman"/>
      <w:lvlText w:val="%3."/>
      <w:lvlJc w:val="right"/>
      <w:pPr>
        <w:ind w:left="2050" w:hanging="400"/>
      </w:pPr>
    </w:lvl>
    <w:lvl w:ilvl="3" w:tplc="0409000F" w:tentative="1">
      <w:start w:val="1"/>
      <w:numFmt w:val="decimal"/>
      <w:lvlText w:val="%4."/>
      <w:lvlJc w:val="left"/>
      <w:pPr>
        <w:ind w:left="2450" w:hanging="400"/>
      </w:pPr>
    </w:lvl>
    <w:lvl w:ilvl="4" w:tplc="04090019" w:tentative="1">
      <w:start w:val="1"/>
      <w:numFmt w:val="upperLetter"/>
      <w:lvlText w:val="%5."/>
      <w:lvlJc w:val="left"/>
      <w:pPr>
        <w:ind w:left="2850" w:hanging="400"/>
      </w:pPr>
    </w:lvl>
    <w:lvl w:ilvl="5" w:tplc="0409001B" w:tentative="1">
      <w:start w:val="1"/>
      <w:numFmt w:val="lowerRoman"/>
      <w:lvlText w:val="%6."/>
      <w:lvlJc w:val="right"/>
      <w:pPr>
        <w:ind w:left="3250" w:hanging="400"/>
      </w:pPr>
    </w:lvl>
    <w:lvl w:ilvl="6" w:tplc="0409000F" w:tentative="1">
      <w:start w:val="1"/>
      <w:numFmt w:val="decimal"/>
      <w:lvlText w:val="%7."/>
      <w:lvlJc w:val="left"/>
      <w:pPr>
        <w:ind w:left="3650" w:hanging="400"/>
      </w:pPr>
    </w:lvl>
    <w:lvl w:ilvl="7" w:tplc="04090019" w:tentative="1">
      <w:start w:val="1"/>
      <w:numFmt w:val="upperLetter"/>
      <w:lvlText w:val="%8."/>
      <w:lvlJc w:val="left"/>
      <w:pPr>
        <w:ind w:left="4050" w:hanging="400"/>
      </w:pPr>
    </w:lvl>
    <w:lvl w:ilvl="8" w:tplc="0409001B" w:tentative="1">
      <w:start w:val="1"/>
      <w:numFmt w:val="lowerRoman"/>
      <w:lvlText w:val="%9."/>
      <w:lvlJc w:val="right"/>
      <w:pPr>
        <w:ind w:left="4450" w:hanging="400"/>
      </w:pPr>
    </w:lvl>
  </w:abstractNum>
  <w:abstractNum w:abstractNumId="21" w15:restartNumberingAfterBreak="0">
    <w:nsid w:val="119830C3"/>
    <w:multiLevelType w:val="multilevel"/>
    <w:tmpl w:val="D778AE54"/>
    <w:styleLink w:val="TCCrevision1"/>
    <w:lvl w:ilvl="0">
      <w:start w:val="1"/>
      <w:numFmt w:val="bullet"/>
      <w:lvlText w:val=""/>
      <w:lvlJc w:val="left"/>
      <w:pPr>
        <w:tabs>
          <w:tab w:val="num" w:pos="170"/>
        </w:tabs>
        <w:ind w:left="170" w:hanging="170"/>
      </w:pPr>
      <w:rPr>
        <w:rFonts w:ascii="Wingdings" w:hAnsi="Wingdings" w:hint="default"/>
        <w:color w:val="auto"/>
      </w:rPr>
    </w:lvl>
    <w:lvl w:ilvl="1">
      <w:start w:val="1"/>
      <w:numFmt w:val="bullet"/>
      <w:lvlText w:val="-"/>
      <w:lvlJc w:val="left"/>
      <w:pPr>
        <w:tabs>
          <w:tab w:val="num" w:pos="170"/>
        </w:tabs>
        <w:ind w:left="454" w:hanging="170"/>
      </w:pPr>
      <w:rPr>
        <w:rFonts w:ascii="Arial" w:hAnsi="Arial" w:hint="default"/>
        <w:color w:val="auto"/>
      </w:rPr>
    </w:lvl>
    <w:lvl w:ilvl="2">
      <w:start w:val="1"/>
      <w:numFmt w:val="bullet"/>
      <w:lvlText w:val=""/>
      <w:lvlJc w:val="left"/>
      <w:pPr>
        <w:tabs>
          <w:tab w:val="num" w:pos="170"/>
        </w:tabs>
        <w:ind w:left="737" w:hanging="170"/>
      </w:pPr>
      <w:rPr>
        <w:rFonts w:ascii="Wingdings" w:hAnsi="Wingdings" w:hint="default"/>
        <w:color w:val="auto"/>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496"/>
        </w:tabs>
        <w:ind w:left="4394" w:hanging="1418"/>
      </w:pPr>
      <w:rPr>
        <w:rFonts w:hint="eastAsia"/>
      </w:rPr>
    </w:lvl>
    <w:lvl w:ilvl="8">
      <w:start w:val="1"/>
      <w:numFmt w:val="decimal"/>
      <w:lvlText w:val="%1.%2.%3.%4.%5.%6.%7.%8.%9"/>
      <w:lvlJc w:val="left"/>
      <w:pPr>
        <w:tabs>
          <w:tab w:val="num" w:pos="6282"/>
        </w:tabs>
        <w:ind w:left="5102" w:hanging="1700"/>
      </w:pPr>
      <w:rPr>
        <w:rFonts w:hint="eastAsia"/>
      </w:rPr>
    </w:lvl>
  </w:abstractNum>
  <w:abstractNum w:abstractNumId="22" w15:restartNumberingAfterBreak="0">
    <w:nsid w:val="13C36295"/>
    <w:multiLevelType w:val="hybridMultilevel"/>
    <w:tmpl w:val="AA448B0A"/>
    <w:lvl w:ilvl="0" w:tplc="D60AF1D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15:restartNumberingAfterBreak="0">
    <w:nsid w:val="14413456"/>
    <w:multiLevelType w:val="hybridMultilevel"/>
    <w:tmpl w:val="52029B48"/>
    <w:lvl w:ilvl="0" w:tplc="52B0AC9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157274DD"/>
    <w:multiLevelType w:val="multilevel"/>
    <w:tmpl w:val="05BC6BB6"/>
    <w:styleLink w:val="TCC2"/>
    <w:lvl w:ilvl="0">
      <w:start w:val="1"/>
      <w:numFmt w:val="decimal"/>
      <w:suff w:val="space"/>
      <w:lvlText w:val="(%1)"/>
      <w:lvlJc w:val="left"/>
      <w:pPr>
        <w:ind w:left="2800" w:hanging="200"/>
      </w:pPr>
      <w:rPr>
        <w:rFonts w:hint="default"/>
        <w:sz w:val="18"/>
      </w:rPr>
    </w:lvl>
    <w:lvl w:ilvl="1">
      <w:start w:val="1"/>
      <w:numFmt w:val="decimalEnclosedCircle"/>
      <w:suff w:val="space"/>
      <w:lvlText w:val="%2"/>
      <w:lvlJc w:val="left"/>
      <w:pPr>
        <w:ind w:left="3200" w:hanging="200"/>
      </w:pPr>
      <w:rPr>
        <w:rFonts w:hint="eastAsia"/>
        <w:sz w:val="20"/>
        <w:szCs w:val="20"/>
      </w:rPr>
    </w:lvl>
    <w:lvl w:ilvl="2">
      <w:start w:val="1"/>
      <w:numFmt w:val="lowerRoman"/>
      <w:lvlText w:val="%3."/>
      <w:lvlJc w:val="right"/>
      <w:pPr>
        <w:tabs>
          <w:tab w:val="num" w:pos="3800"/>
        </w:tabs>
        <w:ind w:left="3800" w:hanging="400"/>
      </w:pPr>
      <w:rPr>
        <w:rFonts w:hint="eastAsia"/>
      </w:rPr>
    </w:lvl>
    <w:lvl w:ilvl="3">
      <w:start w:val="1"/>
      <w:numFmt w:val="decimal"/>
      <w:lvlText w:val="%4."/>
      <w:lvlJc w:val="left"/>
      <w:pPr>
        <w:tabs>
          <w:tab w:val="num" w:pos="4200"/>
        </w:tabs>
        <w:ind w:left="4200" w:hanging="400"/>
      </w:pPr>
      <w:rPr>
        <w:rFonts w:ascii="Times New Roman" w:eastAsia="Times New Roman" w:hAnsi="Times New Roman" w:cs="Times New Roman"/>
      </w:rPr>
    </w:lvl>
    <w:lvl w:ilvl="4">
      <w:start w:val="1"/>
      <w:numFmt w:val="upperLetter"/>
      <w:lvlText w:val="%5."/>
      <w:lvlJc w:val="left"/>
      <w:pPr>
        <w:tabs>
          <w:tab w:val="num" w:pos="4600"/>
        </w:tabs>
        <w:ind w:left="4600" w:hanging="400"/>
      </w:pPr>
      <w:rPr>
        <w:rFonts w:hint="eastAsia"/>
      </w:rPr>
    </w:lvl>
    <w:lvl w:ilvl="5">
      <w:start w:val="1"/>
      <w:numFmt w:val="lowerRoman"/>
      <w:lvlText w:val="%6."/>
      <w:lvlJc w:val="right"/>
      <w:pPr>
        <w:tabs>
          <w:tab w:val="num" w:pos="5000"/>
        </w:tabs>
        <w:ind w:left="5000" w:hanging="400"/>
      </w:pPr>
      <w:rPr>
        <w:rFonts w:hint="eastAsia"/>
      </w:rPr>
    </w:lvl>
    <w:lvl w:ilvl="6">
      <w:start w:val="1"/>
      <w:numFmt w:val="decimal"/>
      <w:lvlText w:val="%7."/>
      <w:lvlJc w:val="left"/>
      <w:pPr>
        <w:tabs>
          <w:tab w:val="num" w:pos="5400"/>
        </w:tabs>
        <w:ind w:left="5400" w:hanging="400"/>
      </w:pPr>
      <w:rPr>
        <w:rFonts w:hint="eastAsia"/>
      </w:rPr>
    </w:lvl>
    <w:lvl w:ilvl="7">
      <w:start w:val="1"/>
      <w:numFmt w:val="upperLetter"/>
      <w:lvlText w:val="%8."/>
      <w:lvlJc w:val="left"/>
      <w:pPr>
        <w:tabs>
          <w:tab w:val="num" w:pos="5800"/>
        </w:tabs>
        <w:ind w:left="5800" w:hanging="400"/>
      </w:pPr>
      <w:rPr>
        <w:rFonts w:hint="eastAsia"/>
      </w:rPr>
    </w:lvl>
    <w:lvl w:ilvl="8">
      <w:start w:val="1"/>
      <w:numFmt w:val="lowerRoman"/>
      <w:lvlText w:val="%9."/>
      <w:lvlJc w:val="right"/>
      <w:pPr>
        <w:tabs>
          <w:tab w:val="num" w:pos="6200"/>
        </w:tabs>
        <w:ind w:left="6200" w:hanging="400"/>
      </w:pPr>
      <w:rPr>
        <w:rFonts w:hint="eastAsia"/>
      </w:rPr>
    </w:lvl>
  </w:abstractNum>
  <w:abstractNum w:abstractNumId="25" w15:restartNumberingAfterBreak="0">
    <w:nsid w:val="15C859D4"/>
    <w:multiLevelType w:val="hybridMultilevel"/>
    <w:tmpl w:val="D85AA772"/>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6" w15:restartNumberingAfterBreak="0">
    <w:nsid w:val="16282A78"/>
    <w:multiLevelType w:val="hybridMultilevel"/>
    <w:tmpl w:val="FBA215AC"/>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15:restartNumberingAfterBreak="0">
    <w:nsid w:val="18232264"/>
    <w:multiLevelType w:val="hybridMultilevel"/>
    <w:tmpl w:val="322C3A7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8" w15:restartNumberingAfterBreak="0">
    <w:nsid w:val="19E51176"/>
    <w:multiLevelType w:val="hybridMultilevel"/>
    <w:tmpl w:val="BC163FDA"/>
    <w:lvl w:ilvl="0" w:tplc="9B4C349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1AB7125A"/>
    <w:multiLevelType w:val="hybridMultilevel"/>
    <w:tmpl w:val="B1F44D52"/>
    <w:lvl w:ilvl="0" w:tplc="DD3A8C80">
      <w:start w:val="1"/>
      <w:numFmt w:val="decimal"/>
      <w:lvlText w:val="%1."/>
      <w:lvlJc w:val="left"/>
      <w:pPr>
        <w:ind w:left="760" w:hanging="360"/>
      </w:pPr>
      <w:rPr>
        <w:rFonts w:cs="Times New Roman"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0" w15:restartNumberingAfterBreak="0">
    <w:nsid w:val="1B565C5E"/>
    <w:multiLevelType w:val="hybridMultilevel"/>
    <w:tmpl w:val="1494F390"/>
    <w:lvl w:ilvl="0" w:tplc="1ABC086A">
      <w:start w:val="1"/>
      <w:numFmt w:val="decimal"/>
      <w:lvlText w:val="%1."/>
      <w:lvlJc w:val="left"/>
      <w:pPr>
        <w:ind w:left="1155" w:hanging="360"/>
      </w:pPr>
      <w:rPr>
        <w:rFonts w:hint="default"/>
      </w:rPr>
    </w:lvl>
    <w:lvl w:ilvl="1" w:tplc="04090019" w:tentative="1">
      <w:start w:val="1"/>
      <w:numFmt w:val="upperLetter"/>
      <w:lvlText w:val="%2."/>
      <w:lvlJc w:val="left"/>
      <w:pPr>
        <w:ind w:left="1595" w:hanging="400"/>
      </w:pPr>
    </w:lvl>
    <w:lvl w:ilvl="2" w:tplc="0409001B" w:tentative="1">
      <w:start w:val="1"/>
      <w:numFmt w:val="lowerRoman"/>
      <w:lvlText w:val="%3."/>
      <w:lvlJc w:val="right"/>
      <w:pPr>
        <w:ind w:left="1995" w:hanging="400"/>
      </w:pPr>
    </w:lvl>
    <w:lvl w:ilvl="3" w:tplc="0409000F" w:tentative="1">
      <w:start w:val="1"/>
      <w:numFmt w:val="decimal"/>
      <w:lvlText w:val="%4."/>
      <w:lvlJc w:val="left"/>
      <w:pPr>
        <w:ind w:left="2395" w:hanging="400"/>
      </w:pPr>
    </w:lvl>
    <w:lvl w:ilvl="4" w:tplc="04090019" w:tentative="1">
      <w:start w:val="1"/>
      <w:numFmt w:val="upperLetter"/>
      <w:lvlText w:val="%5."/>
      <w:lvlJc w:val="left"/>
      <w:pPr>
        <w:ind w:left="2795" w:hanging="400"/>
      </w:pPr>
    </w:lvl>
    <w:lvl w:ilvl="5" w:tplc="0409001B" w:tentative="1">
      <w:start w:val="1"/>
      <w:numFmt w:val="lowerRoman"/>
      <w:lvlText w:val="%6."/>
      <w:lvlJc w:val="right"/>
      <w:pPr>
        <w:ind w:left="3195" w:hanging="400"/>
      </w:pPr>
    </w:lvl>
    <w:lvl w:ilvl="6" w:tplc="0409000F" w:tentative="1">
      <w:start w:val="1"/>
      <w:numFmt w:val="decimal"/>
      <w:lvlText w:val="%7."/>
      <w:lvlJc w:val="left"/>
      <w:pPr>
        <w:ind w:left="3595" w:hanging="400"/>
      </w:pPr>
    </w:lvl>
    <w:lvl w:ilvl="7" w:tplc="04090019" w:tentative="1">
      <w:start w:val="1"/>
      <w:numFmt w:val="upperLetter"/>
      <w:lvlText w:val="%8."/>
      <w:lvlJc w:val="left"/>
      <w:pPr>
        <w:ind w:left="3995" w:hanging="400"/>
      </w:pPr>
    </w:lvl>
    <w:lvl w:ilvl="8" w:tplc="0409001B" w:tentative="1">
      <w:start w:val="1"/>
      <w:numFmt w:val="lowerRoman"/>
      <w:lvlText w:val="%9."/>
      <w:lvlJc w:val="right"/>
      <w:pPr>
        <w:ind w:left="4395" w:hanging="400"/>
      </w:pPr>
    </w:lvl>
  </w:abstractNum>
  <w:abstractNum w:abstractNumId="31" w15:restartNumberingAfterBreak="0">
    <w:nsid w:val="1E427C64"/>
    <w:multiLevelType w:val="hybridMultilevel"/>
    <w:tmpl w:val="97983870"/>
    <w:lvl w:ilvl="0" w:tplc="2A14C0D0">
      <w:start w:val="1"/>
      <w:numFmt w:val="decimal"/>
      <w:pStyle w:val="TCC1"/>
      <w:lvlText w:val="%1."/>
      <w:lvlJc w:val="left"/>
      <w:pPr>
        <w:ind w:left="803" w:hanging="400"/>
      </w:pPr>
      <w:rPr>
        <w:rFonts w:hint="eastAsia"/>
      </w:rPr>
    </w:lvl>
    <w:lvl w:ilvl="1" w:tplc="29F4FBF4">
      <w:start w:val="1"/>
      <w:numFmt w:val="decimal"/>
      <w:pStyle w:val="TCC20"/>
      <w:lvlText w:val="%2)"/>
      <w:lvlJc w:val="left"/>
      <w:pPr>
        <w:ind w:left="1200" w:hanging="400"/>
      </w:pPr>
      <w:rPr>
        <w:rFonts w:hint="eastAsia"/>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2" w15:restartNumberingAfterBreak="0">
    <w:nsid w:val="1F4A0641"/>
    <w:multiLevelType w:val="hybridMultilevel"/>
    <w:tmpl w:val="C31A4284"/>
    <w:lvl w:ilvl="0" w:tplc="B2029EC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3" w15:restartNumberingAfterBreak="0">
    <w:nsid w:val="20D54849"/>
    <w:multiLevelType w:val="multilevel"/>
    <w:tmpl w:val="0F082290"/>
    <w:styleLink w:val="TCC"/>
    <w:lvl w:ilvl="0">
      <w:start w:val="1"/>
      <w:numFmt w:val="bullet"/>
      <w:pStyle w:val="TCC0"/>
      <w:lvlText w:val=""/>
      <w:lvlJc w:val="left"/>
      <w:pPr>
        <w:tabs>
          <w:tab w:val="num" w:pos="2761"/>
        </w:tabs>
        <w:ind w:left="2761" w:hanging="361"/>
      </w:pPr>
      <w:rPr>
        <w:rFonts w:ascii="Wingdings" w:hAnsi="Wingdings" w:hint="default"/>
        <w:sz w:val="20"/>
      </w:rPr>
    </w:lvl>
    <w:lvl w:ilvl="1">
      <w:start w:val="1"/>
      <w:numFmt w:val="bullet"/>
      <w:lvlText w:val=""/>
      <w:lvlJc w:val="left"/>
      <w:pPr>
        <w:tabs>
          <w:tab w:val="num" w:pos="3200"/>
        </w:tabs>
        <w:ind w:left="3200" w:hanging="400"/>
      </w:pPr>
      <w:rPr>
        <w:rFonts w:ascii="Wingdings" w:hAnsi="Wingdings" w:hint="default"/>
        <w:sz w:val="20"/>
      </w:rPr>
    </w:lvl>
    <w:lvl w:ilvl="2">
      <w:start w:val="1"/>
      <w:numFmt w:val="bullet"/>
      <w:lvlText w:val=""/>
      <w:lvlJc w:val="left"/>
      <w:pPr>
        <w:tabs>
          <w:tab w:val="num" w:pos="3600"/>
        </w:tabs>
        <w:ind w:left="3600" w:hanging="400"/>
      </w:pPr>
      <w:rPr>
        <w:rFonts w:ascii="Wingdings" w:hAnsi="Wingdings" w:hint="default"/>
        <w:sz w:val="20"/>
      </w:rPr>
    </w:lvl>
    <w:lvl w:ilvl="3">
      <w:start w:val="1"/>
      <w:numFmt w:val="bullet"/>
      <w:lvlText w:val=""/>
      <w:lvlJc w:val="left"/>
      <w:pPr>
        <w:tabs>
          <w:tab w:val="num" w:pos="4000"/>
        </w:tabs>
        <w:ind w:left="4000" w:hanging="400"/>
      </w:pPr>
      <w:rPr>
        <w:rFonts w:ascii="Wingdings" w:hAnsi="Wingdings" w:hint="default"/>
      </w:rPr>
    </w:lvl>
    <w:lvl w:ilvl="4">
      <w:start w:val="1"/>
      <w:numFmt w:val="bullet"/>
      <w:lvlText w:val=""/>
      <w:lvlJc w:val="left"/>
      <w:pPr>
        <w:tabs>
          <w:tab w:val="num" w:pos="4400"/>
        </w:tabs>
        <w:ind w:left="4400" w:hanging="400"/>
      </w:pPr>
      <w:rPr>
        <w:rFonts w:ascii="Wingdings" w:hAnsi="Wingdings" w:hint="default"/>
      </w:rPr>
    </w:lvl>
    <w:lvl w:ilvl="5">
      <w:start w:val="1"/>
      <w:numFmt w:val="bullet"/>
      <w:lvlText w:val=""/>
      <w:lvlJc w:val="left"/>
      <w:pPr>
        <w:tabs>
          <w:tab w:val="num" w:pos="4800"/>
        </w:tabs>
        <w:ind w:left="4800" w:hanging="400"/>
      </w:pPr>
      <w:rPr>
        <w:rFonts w:ascii="Wingdings" w:hAnsi="Wingdings" w:hint="default"/>
      </w:rPr>
    </w:lvl>
    <w:lvl w:ilvl="6">
      <w:start w:val="1"/>
      <w:numFmt w:val="bullet"/>
      <w:lvlText w:val=""/>
      <w:lvlJc w:val="left"/>
      <w:pPr>
        <w:tabs>
          <w:tab w:val="num" w:pos="5200"/>
        </w:tabs>
        <w:ind w:left="5200" w:hanging="400"/>
      </w:pPr>
      <w:rPr>
        <w:rFonts w:ascii="Wingdings" w:hAnsi="Wingdings" w:hint="default"/>
      </w:rPr>
    </w:lvl>
    <w:lvl w:ilvl="7">
      <w:start w:val="1"/>
      <w:numFmt w:val="bullet"/>
      <w:lvlText w:val=""/>
      <w:lvlJc w:val="left"/>
      <w:pPr>
        <w:tabs>
          <w:tab w:val="num" w:pos="5600"/>
        </w:tabs>
        <w:ind w:left="5600" w:hanging="400"/>
      </w:pPr>
      <w:rPr>
        <w:rFonts w:ascii="Wingdings" w:hAnsi="Wingdings" w:hint="default"/>
      </w:rPr>
    </w:lvl>
    <w:lvl w:ilvl="8">
      <w:start w:val="1"/>
      <w:numFmt w:val="bullet"/>
      <w:lvlText w:val=""/>
      <w:lvlJc w:val="left"/>
      <w:pPr>
        <w:tabs>
          <w:tab w:val="num" w:pos="6000"/>
        </w:tabs>
        <w:ind w:left="6000" w:hanging="400"/>
      </w:pPr>
      <w:rPr>
        <w:rFonts w:ascii="Wingdings" w:hAnsi="Wingdings" w:hint="default"/>
      </w:rPr>
    </w:lvl>
  </w:abstractNum>
  <w:abstractNum w:abstractNumId="34" w15:restartNumberingAfterBreak="0">
    <w:nsid w:val="222C3BD6"/>
    <w:multiLevelType w:val="hybridMultilevel"/>
    <w:tmpl w:val="03FC3286"/>
    <w:lvl w:ilvl="0" w:tplc="04090001">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35" w15:restartNumberingAfterBreak="0">
    <w:nsid w:val="298470EA"/>
    <w:multiLevelType w:val="hybridMultilevel"/>
    <w:tmpl w:val="0A2201C2"/>
    <w:lvl w:ilvl="0" w:tplc="ED0A5DC6">
      <w:numFmt w:val="bullet"/>
      <w:lvlText w:val=""/>
      <w:lvlJc w:val="left"/>
      <w:pPr>
        <w:ind w:left="760" w:hanging="360"/>
      </w:pPr>
      <w:rPr>
        <w:rFonts w:ascii="Wingdings" w:eastAsia="굴림체"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2B1B5EB0"/>
    <w:multiLevelType w:val="hybridMultilevel"/>
    <w:tmpl w:val="51BE4614"/>
    <w:lvl w:ilvl="0" w:tplc="E5D48B3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7" w15:restartNumberingAfterBreak="0">
    <w:nsid w:val="2EB92BD6"/>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8" w15:restartNumberingAfterBreak="0">
    <w:nsid w:val="33D936BB"/>
    <w:multiLevelType w:val="hybridMultilevel"/>
    <w:tmpl w:val="E1E21D68"/>
    <w:lvl w:ilvl="0" w:tplc="A0624560">
      <w:start w:val="1"/>
      <w:numFmt w:val="decimal"/>
      <w:lvlText w:val="%1)"/>
      <w:lvlJc w:val="left"/>
      <w:pPr>
        <w:ind w:left="1046" w:hanging="360"/>
      </w:pPr>
      <w:rPr>
        <w:rFonts w:hint="default"/>
      </w:rPr>
    </w:lvl>
    <w:lvl w:ilvl="1" w:tplc="04090019" w:tentative="1">
      <w:start w:val="1"/>
      <w:numFmt w:val="upperLetter"/>
      <w:lvlText w:val="%2."/>
      <w:lvlJc w:val="left"/>
      <w:pPr>
        <w:ind w:left="1486" w:hanging="400"/>
      </w:pPr>
    </w:lvl>
    <w:lvl w:ilvl="2" w:tplc="0409001B" w:tentative="1">
      <w:start w:val="1"/>
      <w:numFmt w:val="lowerRoman"/>
      <w:lvlText w:val="%3."/>
      <w:lvlJc w:val="right"/>
      <w:pPr>
        <w:ind w:left="1886" w:hanging="400"/>
      </w:pPr>
    </w:lvl>
    <w:lvl w:ilvl="3" w:tplc="0409000F" w:tentative="1">
      <w:start w:val="1"/>
      <w:numFmt w:val="decimal"/>
      <w:lvlText w:val="%4."/>
      <w:lvlJc w:val="left"/>
      <w:pPr>
        <w:ind w:left="2286" w:hanging="400"/>
      </w:pPr>
    </w:lvl>
    <w:lvl w:ilvl="4" w:tplc="04090019" w:tentative="1">
      <w:start w:val="1"/>
      <w:numFmt w:val="upperLetter"/>
      <w:lvlText w:val="%5."/>
      <w:lvlJc w:val="left"/>
      <w:pPr>
        <w:ind w:left="2686" w:hanging="400"/>
      </w:pPr>
    </w:lvl>
    <w:lvl w:ilvl="5" w:tplc="0409001B" w:tentative="1">
      <w:start w:val="1"/>
      <w:numFmt w:val="lowerRoman"/>
      <w:lvlText w:val="%6."/>
      <w:lvlJc w:val="right"/>
      <w:pPr>
        <w:ind w:left="3086" w:hanging="400"/>
      </w:pPr>
    </w:lvl>
    <w:lvl w:ilvl="6" w:tplc="0409000F" w:tentative="1">
      <w:start w:val="1"/>
      <w:numFmt w:val="decimal"/>
      <w:lvlText w:val="%7."/>
      <w:lvlJc w:val="left"/>
      <w:pPr>
        <w:ind w:left="3486" w:hanging="400"/>
      </w:pPr>
    </w:lvl>
    <w:lvl w:ilvl="7" w:tplc="04090019" w:tentative="1">
      <w:start w:val="1"/>
      <w:numFmt w:val="upperLetter"/>
      <w:lvlText w:val="%8."/>
      <w:lvlJc w:val="left"/>
      <w:pPr>
        <w:ind w:left="3886" w:hanging="400"/>
      </w:pPr>
    </w:lvl>
    <w:lvl w:ilvl="8" w:tplc="0409001B" w:tentative="1">
      <w:start w:val="1"/>
      <w:numFmt w:val="lowerRoman"/>
      <w:lvlText w:val="%9."/>
      <w:lvlJc w:val="right"/>
      <w:pPr>
        <w:ind w:left="4286" w:hanging="400"/>
      </w:pPr>
    </w:lvl>
  </w:abstractNum>
  <w:abstractNum w:abstractNumId="39" w15:restartNumberingAfterBreak="0">
    <w:nsid w:val="344277F8"/>
    <w:multiLevelType w:val="hybridMultilevel"/>
    <w:tmpl w:val="1BBEA30A"/>
    <w:lvl w:ilvl="0" w:tplc="C6F6558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0" w15:restartNumberingAfterBreak="0">
    <w:nsid w:val="360A67B5"/>
    <w:multiLevelType w:val="hybridMultilevel"/>
    <w:tmpl w:val="5FCA4F18"/>
    <w:lvl w:ilvl="0" w:tplc="134A5CA4">
      <w:start w:val="3"/>
      <w:numFmt w:val="bullet"/>
      <w:lvlText w:val=""/>
      <w:lvlJc w:val="left"/>
      <w:pPr>
        <w:ind w:left="450" w:hanging="360"/>
      </w:pPr>
      <w:rPr>
        <w:rFonts w:ascii="Wingdings" w:eastAsia="굴림체" w:hAnsi="Wingdings" w:cs="Times New Roman" w:hint="default"/>
      </w:rPr>
    </w:lvl>
    <w:lvl w:ilvl="1" w:tplc="04090003" w:tentative="1">
      <w:start w:val="1"/>
      <w:numFmt w:val="bullet"/>
      <w:lvlText w:val=""/>
      <w:lvlJc w:val="left"/>
      <w:pPr>
        <w:ind w:left="890" w:hanging="400"/>
      </w:pPr>
      <w:rPr>
        <w:rFonts w:ascii="Wingdings" w:hAnsi="Wingdings" w:hint="default"/>
      </w:rPr>
    </w:lvl>
    <w:lvl w:ilvl="2" w:tplc="04090005" w:tentative="1">
      <w:start w:val="1"/>
      <w:numFmt w:val="bullet"/>
      <w:lvlText w:val=""/>
      <w:lvlJc w:val="left"/>
      <w:pPr>
        <w:ind w:left="1290" w:hanging="400"/>
      </w:pPr>
      <w:rPr>
        <w:rFonts w:ascii="Wingdings" w:hAnsi="Wingdings" w:hint="default"/>
      </w:rPr>
    </w:lvl>
    <w:lvl w:ilvl="3" w:tplc="04090001" w:tentative="1">
      <w:start w:val="1"/>
      <w:numFmt w:val="bullet"/>
      <w:lvlText w:val=""/>
      <w:lvlJc w:val="left"/>
      <w:pPr>
        <w:ind w:left="1690" w:hanging="400"/>
      </w:pPr>
      <w:rPr>
        <w:rFonts w:ascii="Wingdings" w:hAnsi="Wingdings" w:hint="default"/>
      </w:rPr>
    </w:lvl>
    <w:lvl w:ilvl="4" w:tplc="04090003" w:tentative="1">
      <w:start w:val="1"/>
      <w:numFmt w:val="bullet"/>
      <w:lvlText w:val=""/>
      <w:lvlJc w:val="left"/>
      <w:pPr>
        <w:ind w:left="2090" w:hanging="400"/>
      </w:pPr>
      <w:rPr>
        <w:rFonts w:ascii="Wingdings" w:hAnsi="Wingdings" w:hint="default"/>
      </w:rPr>
    </w:lvl>
    <w:lvl w:ilvl="5" w:tplc="04090005" w:tentative="1">
      <w:start w:val="1"/>
      <w:numFmt w:val="bullet"/>
      <w:lvlText w:val=""/>
      <w:lvlJc w:val="left"/>
      <w:pPr>
        <w:ind w:left="2490" w:hanging="400"/>
      </w:pPr>
      <w:rPr>
        <w:rFonts w:ascii="Wingdings" w:hAnsi="Wingdings" w:hint="default"/>
      </w:rPr>
    </w:lvl>
    <w:lvl w:ilvl="6" w:tplc="04090001" w:tentative="1">
      <w:start w:val="1"/>
      <w:numFmt w:val="bullet"/>
      <w:lvlText w:val=""/>
      <w:lvlJc w:val="left"/>
      <w:pPr>
        <w:ind w:left="2890" w:hanging="400"/>
      </w:pPr>
      <w:rPr>
        <w:rFonts w:ascii="Wingdings" w:hAnsi="Wingdings" w:hint="default"/>
      </w:rPr>
    </w:lvl>
    <w:lvl w:ilvl="7" w:tplc="04090003" w:tentative="1">
      <w:start w:val="1"/>
      <w:numFmt w:val="bullet"/>
      <w:lvlText w:val=""/>
      <w:lvlJc w:val="left"/>
      <w:pPr>
        <w:ind w:left="3290" w:hanging="400"/>
      </w:pPr>
      <w:rPr>
        <w:rFonts w:ascii="Wingdings" w:hAnsi="Wingdings" w:hint="default"/>
      </w:rPr>
    </w:lvl>
    <w:lvl w:ilvl="8" w:tplc="04090005" w:tentative="1">
      <w:start w:val="1"/>
      <w:numFmt w:val="bullet"/>
      <w:lvlText w:val=""/>
      <w:lvlJc w:val="left"/>
      <w:pPr>
        <w:ind w:left="3690" w:hanging="400"/>
      </w:pPr>
      <w:rPr>
        <w:rFonts w:ascii="Wingdings" w:hAnsi="Wingdings" w:hint="default"/>
      </w:rPr>
    </w:lvl>
  </w:abstractNum>
  <w:abstractNum w:abstractNumId="41" w15:restartNumberingAfterBreak="0">
    <w:nsid w:val="36521E1F"/>
    <w:multiLevelType w:val="hybridMultilevel"/>
    <w:tmpl w:val="1BBEA30A"/>
    <w:lvl w:ilvl="0" w:tplc="C6F6558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2" w15:restartNumberingAfterBreak="0">
    <w:nsid w:val="380F4D4D"/>
    <w:multiLevelType w:val="hybridMultilevel"/>
    <w:tmpl w:val="1B30766A"/>
    <w:lvl w:ilvl="0" w:tplc="38C2CFDE">
      <w:start w:val="1"/>
      <w:numFmt w:val="bullet"/>
      <w:pStyle w:val="TCC10"/>
      <w:lvlText w:val=""/>
      <w:lvlJc w:val="left"/>
      <w:pPr>
        <w:ind w:left="800" w:hanging="400"/>
      </w:pPr>
      <w:rPr>
        <w:rFonts w:ascii="Wingdings" w:hAnsi="Wingdings" w:hint="default"/>
      </w:rPr>
    </w:lvl>
    <w:lvl w:ilvl="1" w:tplc="04090001">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3" w15:restartNumberingAfterBreak="0">
    <w:nsid w:val="386F280F"/>
    <w:multiLevelType w:val="multilevel"/>
    <w:tmpl w:val="0F082290"/>
    <w:styleLink w:val="TCC3"/>
    <w:lvl w:ilvl="0">
      <w:start w:val="1"/>
      <w:numFmt w:val="bullet"/>
      <w:lvlText w:val=""/>
      <w:lvlJc w:val="left"/>
      <w:pPr>
        <w:tabs>
          <w:tab w:val="num" w:pos="2761"/>
        </w:tabs>
        <w:ind w:left="2761" w:hanging="361"/>
      </w:pPr>
      <w:rPr>
        <w:rFonts w:ascii="Wingdings" w:hAnsi="Wingdings" w:hint="default"/>
        <w:sz w:val="18"/>
      </w:rPr>
    </w:lvl>
    <w:lvl w:ilvl="1">
      <w:start w:val="1"/>
      <w:numFmt w:val="bullet"/>
      <w:lvlText w:val=""/>
      <w:lvlJc w:val="left"/>
      <w:pPr>
        <w:tabs>
          <w:tab w:val="num" w:pos="3200"/>
        </w:tabs>
        <w:ind w:left="3200" w:hanging="400"/>
      </w:pPr>
      <w:rPr>
        <w:rFonts w:ascii="Wingdings" w:hAnsi="Wingdings" w:hint="default"/>
        <w:sz w:val="20"/>
      </w:rPr>
    </w:lvl>
    <w:lvl w:ilvl="2">
      <w:start w:val="1"/>
      <w:numFmt w:val="bullet"/>
      <w:lvlText w:val=""/>
      <w:lvlJc w:val="left"/>
      <w:pPr>
        <w:tabs>
          <w:tab w:val="num" w:pos="3600"/>
        </w:tabs>
        <w:ind w:left="3600" w:hanging="400"/>
      </w:pPr>
      <w:rPr>
        <w:rFonts w:ascii="Wingdings" w:hAnsi="Wingdings" w:hint="default"/>
        <w:sz w:val="20"/>
      </w:rPr>
    </w:lvl>
    <w:lvl w:ilvl="3">
      <w:start w:val="1"/>
      <w:numFmt w:val="bullet"/>
      <w:lvlText w:val=""/>
      <w:lvlJc w:val="left"/>
      <w:pPr>
        <w:tabs>
          <w:tab w:val="num" w:pos="4000"/>
        </w:tabs>
        <w:ind w:left="4000" w:hanging="400"/>
      </w:pPr>
      <w:rPr>
        <w:rFonts w:ascii="Wingdings" w:hAnsi="Wingdings" w:hint="default"/>
      </w:rPr>
    </w:lvl>
    <w:lvl w:ilvl="4">
      <w:start w:val="1"/>
      <w:numFmt w:val="bullet"/>
      <w:lvlText w:val=""/>
      <w:lvlJc w:val="left"/>
      <w:pPr>
        <w:tabs>
          <w:tab w:val="num" w:pos="4400"/>
        </w:tabs>
        <w:ind w:left="4400" w:hanging="400"/>
      </w:pPr>
      <w:rPr>
        <w:rFonts w:ascii="Wingdings" w:hAnsi="Wingdings" w:hint="default"/>
      </w:rPr>
    </w:lvl>
    <w:lvl w:ilvl="5">
      <w:start w:val="1"/>
      <w:numFmt w:val="bullet"/>
      <w:lvlText w:val=""/>
      <w:lvlJc w:val="left"/>
      <w:pPr>
        <w:tabs>
          <w:tab w:val="num" w:pos="4800"/>
        </w:tabs>
        <w:ind w:left="4800" w:hanging="400"/>
      </w:pPr>
      <w:rPr>
        <w:rFonts w:ascii="Wingdings" w:hAnsi="Wingdings" w:hint="default"/>
      </w:rPr>
    </w:lvl>
    <w:lvl w:ilvl="6">
      <w:start w:val="1"/>
      <w:numFmt w:val="bullet"/>
      <w:lvlText w:val=""/>
      <w:lvlJc w:val="left"/>
      <w:pPr>
        <w:tabs>
          <w:tab w:val="num" w:pos="5200"/>
        </w:tabs>
        <w:ind w:left="5200" w:hanging="400"/>
      </w:pPr>
      <w:rPr>
        <w:rFonts w:ascii="Wingdings" w:hAnsi="Wingdings" w:hint="default"/>
      </w:rPr>
    </w:lvl>
    <w:lvl w:ilvl="7">
      <w:start w:val="1"/>
      <w:numFmt w:val="bullet"/>
      <w:lvlText w:val=""/>
      <w:lvlJc w:val="left"/>
      <w:pPr>
        <w:tabs>
          <w:tab w:val="num" w:pos="5600"/>
        </w:tabs>
        <w:ind w:left="5600" w:hanging="400"/>
      </w:pPr>
      <w:rPr>
        <w:rFonts w:ascii="Wingdings" w:hAnsi="Wingdings" w:hint="default"/>
      </w:rPr>
    </w:lvl>
    <w:lvl w:ilvl="8">
      <w:start w:val="1"/>
      <w:numFmt w:val="bullet"/>
      <w:lvlText w:val=""/>
      <w:lvlJc w:val="left"/>
      <w:pPr>
        <w:tabs>
          <w:tab w:val="num" w:pos="6000"/>
        </w:tabs>
        <w:ind w:left="6000" w:hanging="400"/>
      </w:pPr>
      <w:rPr>
        <w:rFonts w:ascii="Wingdings" w:hAnsi="Wingdings" w:hint="default"/>
      </w:rPr>
    </w:lvl>
  </w:abstractNum>
  <w:abstractNum w:abstractNumId="44" w15:restartNumberingAfterBreak="0">
    <w:nsid w:val="39E96413"/>
    <w:multiLevelType w:val="multilevel"/>
    <w:tmpl w:val="CDF82E54"/>
    <w:lvl w:ilvl="0">
      <w:start w:val="1"/>
      <w:numFmt w:val="bullet"/>
      <w:pStyle w:val="TCC4"/>
      <w:lvlText w:val=""/>
      <w:lvlJc w:val="left"/>
      <w:pPr>
        <w:tabs>
          <w:tab w:val="num" w:pos="1196"/>
        </w:tabs>
        <w:ind w:left="1196" w:hanging="397"/>
      </w:pPr>
      <w:rPr>
        <w:rFonts w:ascii="Wingdings" w:hAnsi="Wingdings" w:hint="default"/>
        <w:sz w:val="18"/>
      </w:rPr>
    </w:lvl>
    <w:lvl w:ilvl="1">
      <w:start w:val="1"/>
      <w:numFmt w:val="bullet"/>
      <w:lvlText w:val=""/>
      <w:lvlJc w:val="left"/>
      <w:pPr>
        <w:tabs>
          <w:tab w:val="num" w:pos="1593"/>
        </w:tabs>
        <w:ind w:left="1593" w:hanging="397"/>
      </w:pPr>
      <w:rPr>
        <w:rFonts w:ascii="Wingdings" w:hAnsi="Wingdings" w:hint="default"/>
      </w:rPr>
    </w:lvl>
    <w:lvl w:ilvl="2">
      <w:start w:val="1"/>
      <w:numFmt w:val="bullet"/>
      <w:lvlText w:val=""/>
      <w:lvlJc w:val="left"/>
      <w:pPr>
        <w:tabs>
          <w:tab w:val="num" w:pos="1990"/>
        </w:tabs>
        <w:ind w:left="1990" w:hanging="397"/>
      </w:pPr>
      <w:rPr>
        <w:rFonts w:ascii="Wingdings" w:hAnsi="Wingdings" w:hint="default"/>
      </w:rPr>
    </w:lvl>
    <w:lvl w:ilvl="3">
      <w:start w:val="1"/>
      <w:numFmt w:val="bullet"/>
      <w:lvlText w:val=""/>
      <w:lvlJc w:val="left"/>
      <w:pPr>
        <w:tabs>
          <w:tab w:val="num" w:pos="2387"/>
        </w:tabs>
        <w:ind w:left="2387" w:hanging="397"/>
      </w:pPr>
      <w:rPr>
        <w:rFonts w:ascii="Wingdings" w:hAnsi="Wingdings" w:hint="default"/>
      </w:rPr>
    </w:lvl>
    <w:lvl w:ilvl="4">
      <w:start w:val="1"/>
      <w:numFmt w:val="bullet"/>
      <w:lvlText w:val=""/>
      <w:lvlJc w:val="left"/>
      <w:pPr>
        <w:tabs>
          <w:tab w:val="num" w:pos="2784"/>
        </w:tabs>
        <w:ind w:left="2784" w:hanging="397"/>
      </w:pPr>
      <w:rPr>
        <w:rFonts w:ascii="Wingdings" w:hAnsi="Wingdings" w:hint="default"/>
      </w:rPr>
    </w:lvl>
    <w:lvl w:ilvl="5">
      <w:start w:val="1"/>
      <w:numFmt w:val="bullet"/>
      <w:lvlText w:val=""/>
      <w:lvlJc w:val="left"/>
      <w:pPr>
        <w:tabs>
          <w:tab w:val="num" w:pos="3181"/>
        </w:tabs>
        <w:ind w:left="3181" w:hanging="397"/>
      </w:pPr>
      <w:rPr>
        <w:rFonts w:ascii="Wingdings" w:hAnsi="Wingdings" w:hint="default"/>
      </w:rPr>
    </w:lvl>
    <w:lvl w:ilvl="6">
      <w:start w:val="1"/>
      <w:numFmt w:val="bullet"/>
      <w:lvlText w:val=""/>
      <w:lvlJc w:val="left"/>
      <w:pPr>
        <w:tabs>
          <w:tab w:val="num" w:pos="3578"/>
        </w:tabs>
        <w:ind w:left="3578" w:hanging="397"/>
      </w:pPr>
      <w:rPr>
        <w:rFonts w:ascii="Wingdings" w:hAnsi="Wingdings" w:hint="default"/>
      </w:rPr>
    </w:lvl>
    <w:lvl w:ilvl="7">
      <w:start w:val="1"/>
      <w:numFmt w:val="bullet"/>
      <w:lvlText w:val=""/>
      <w:lvlJc w:val="left"/>
      <w:pPr>
        <w:tabs>
          <w:tab w:val="num" w:pos="3975"/>
        </w:tabs>
        <w:ind w:left="3975" w:hanging="397"/>
      </w:pPr>
      <w:rPr>
        <w:rFonts w:ascii="Wingdings" w:hAnsi="Wingdings" w:hint="default"/>
      </w:rPr>
    </w:lvl>
    <w:lvl w:ilvl="8">
      <w:start w:val="1"/>
      <w:numFmt w:val="bullet"/>
      <w:lvlText w:val=""/>
      <w:lvlJc w:val="left"/>
      <w:pPr>
        <w:tabs>
          <w:tab w:val="num" w:pos="4372"/>
        </w:tabs>
        <w:ind w:left="4372" w:hanging="397"/>
      </w:pPr>
      <w:rPr>
        <w:rFonts w:ascii="Wingdings" w:hAnsi="Wingdings" w:hint="default"/>
      </w:rPr>
    </w:lvl>
  </w:abstractNum>
  <w:abstractNum w:abstractNumId="45" w15:restartNumberingAfterBreak="0">
    <w:nsid w:val="3FC51F87"/>
    <w:multiLevelType w:val="hybridMultilevel"/>
    <w:tmpl w:val="C7D82F9E"/>
    <w:lvl w:ilvl="0" w:tplc="C2B2BB9C">
      <w:start w:val="1"/>
      <w:numFmt w:val="decimal"/>
      <w:lvlText w:val="%1."/>
      <w:lvlJc w:val="left"/>
      <w:pPr>
        <w:ind w:left="1163" w:hanging="360"/>
      </w:pPr>
      <w:rPr>
        <w:rFonts w:hint="default"/>
      </w:rPr>
    </w:lvl>
    <w:lvl w:ilvl="1" w:tplc="04090019" w:tentative="1">
      <w:start w:val="1"/>
      <w:numFmt w:val="upperLetter"/>
      <w:lvlText w:val="%2."/>
      <w:lvlJc w:val="left"/>
      <w:pPr>
        <w:ind w:left="1603" w:hanging="400"/>
      </w:pPr>
    </w:lvl>
    <w:lvl w:ilvl="2" w:tplc="0409001B" w:tentative="1">
      <w:start w:val="1"/>
      <w:numFmt w:val="lowerRoman"/>
      <w:lvlText w:val="%3."/>
      <w:lvlJc w:val="right"/>
      <w:pPr>
        <w:ind w:left="2003" w:hanging="400"/>
      </w:pPr>
    </w:lvl>
    <w:lvl w:ilvl="3" w:tplc="0409000F" w:tentative="1">
      <w:start w:val="1"/>
      <w:numFmt w:val="decimal"/>
      <w:lvlText w:val="%4."/>
      <w:lvlJc w:val="left"/>
      <w:pPr>
        <w:ind w:left="2403" w:hanging="400"/>
      </w:pPr>
    </w:lvl>
    <w:lvl w:ilvl="4" w:tplc="04090019" w:tentative="1">
      <w:start w:val="1"/>
      <w:numFmt w:val="upperLetter"/>
      <w:lvlText w:val="%5."/>
      <w:lvlJc w:val="left"/>
      <w:pPr>
        <w:ind w:left="2803" w:hanging="400"/>
      </w:pPr>
    </w:lvl>
    <w:lvl w:ilvl="5" w:tplc="0409001B" w:tentative="1">
      <w:start w:val="1"/>
      <w:numFmt w:val="lowerRoman"/>
      <w:lvlText w:val="%6."/>
      <w:lvlJc w:val="right"/>
      <w:pPr>
        <w:ind w:left="3203" w:hanging="400"/>
      </w:pPr>
    </w:lvl>
    <w:lvl w:ilvl="6" w:tplc="0409000F" w:tentative="1">
      <w:start w:val="1"/>
      <w:numFmt w:val="decimal"/>
      <w:lvlText w:val="%7."/>
      <w:lvlJc w:val="left"/>
      <w:pPr>
        <w:ind w:left="3603" w:hanging="400"/>
      </w:pPr>
    </w:lvl>
    <w:lvl w:ilvl="7" w:tplc="04090019" w:tentative="1">
      <w:start w:val="1"/>
      <w:numFmt w:val="upperLetter"/>
      <w:lvlText w:val="%8."/>
      <w:lvlJc w:val="left"/>
      <w:pPr>
        <w:ind w:left="4003" w:hanging="400"/>
      </w:pPr>
    </w:lvl>
    <w:lvl w:ilvl="8" w:tplc="0409001B" w:tentative="1">
      <w:start w:val="1"/>
      <w:numFmt w:val="lowerRoman"/>
      <w:lvlText w:val="%9."/>
      <w:lvlJc w:val="right"/>
      <w:pPr>
        <w:ind w:left="4403" w:hanging="400"/>
      </w:pPr>
    </w:lvl>
  </w:abstractNum>
  <w:abstractNum w:abstractNumId="46" w15:restartNumberingAfterBreak="0">
    <w:nsid w:val="41E94BAE"/>
    <w:multiLevelType w:val="hybridMultilevel"/>
    <w:tmpl w:val="2612F920"/>
    <w:lvl w:ilvl="0" w:tplc="6CF687AA">
      <w:start w:val="2"/>
      <w:numFmt w:val="bullet"/>
      <w:lvlText w:val=""/>
      <w:lvlJc w:val="left"/>
      <w:pPr>
        <w:ind w:left="760" w:hanging="360"/>
      </w:pPr>
      <w:rPr>
        <w:rFonts w:ascii="Wingdings" w:eastAsia="굴림체"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7" w15:restartNumberingAfterBreak="0">
    <w:nsid w:val="43E972EE"/>
    <w:multiLevelType w:val="hybridMultilevel"/>
    <w:tmpl w:val="68B4621C"/>
    <w:lvl w:ilvl="0" w:tplc="2C8C7060">
      <w:start w:val="1"/>
      <w:numFmt w:val="decimal"/>
      <w:lvlText w:val="[%1]"/>
      <w:lvlJc w:val="left"/>
      <w:pPr>
        <w:ind w:left="800" w:hanging="400"/>
      </w:pPr>
      <w:rPr>
        <w:b w:val="0"/>
        <w:sz w:val="18"/>
        <w:szCs w:val="18"/>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abstractNum w:abstractNumId="48" w15:restartNumberingAfterBreak="0">
    <w:nsid w:val="46C705B0"/>
    <w:multiLevelType w:val="hybridMultilevel"/>
    <w:tmpl w:val="955C51EC"/>
    <w:lvl w:ilvl="0" w:tplc="D9122CF8">
      <w:numFmt w:val="bullet"/>
      <w:lvlText w:val=""/>
      <w:lvlJc w:val="left"/>
      <w:pPr>
        <w:ind w:left="760" w:hanging="360"/>
      </w:pPr>
      <w:rPr>
        <w:rFonts w:ascii="Wingdings" w:eastAsia="굴림체"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9" w15:restartNumberingAfterBreak="0">
    <w:nsid w:val="4D894B85"/>
    <w:multiLevelType w:val="hybridMultilevel"/>
    <w:tmpl w:val="98AC7014"/>
    <w:lvl w:ilvl="0" w:tplc="21E24E5A">
      <w:start w:val="1"/>
      <w:numFmt w:val="bullet"/>
      <w:pStyle w:val="TCC21"/>
      <w:lvlText w:val=""/>
      <w:lvlJc w:val="left"/>
      <w:pPr>
        <w:ind w:left="-7232" w:hanging="400"/>
      </w:pPr>
      <w:rPr>
        <w:rFonts w:ascii="Wingdings" w:hAnsi="Wingdings" w:hint="default"/>
      </w:rPr>
    </w:lvl>
    <w:lvl w:ilvl="1" w:tplc="04090003">
      <w:start w:val="1"/>
      <w:numFmt w:val="bullet"/>
      <w:lvlText w:val=""/>
      <w:lvlJc w:val="left"/>
      <w:pPr>
        <w:ind w:left="-6832" w:hanging="400"/>
      </w:pPr>
      <w:rPr>
        <w:rFonts w:ascii="Wingdings" w:hAnsi="Wingdings" w:hint="default"/>
      </w:rPr>
    </w:lvl>
    <w:lvl w:ilvl="2" w:tplc="04090005" w:tentative="1">
      <w:start w:val="1"/>
      <w:numFmt w:val="bullet"/>
      <w:lvlText w:val=""/>
      <w:lvlJc w:val="left"/>
      <w:pPr>
        <w:ind w:left="-6432" w:hanging="400"/>
      </w:pPr>
      <w:rPr>
        <w:rFonts w:ascii="Wingdings" w:hAnsi="Wingdings" w:hint="default"/>
      </w:rPr>
    </w:lvl>
    <w:lvl w:ilvl="3" w:tplc="04090001" w:tentative="1">
      <w:start w:val="1"/>
      <w:numFmt w:val="bullet"/>
      <w:lvlText w:val=""/>
      <w:lvlJc w:val="left"/>
      <w:pPr>
        <w:ind w:left="-6032" w:hanging="400"/>
      </w:pPr>
      <w:rPr>
        <w:rFonts w:ascii="Wingdings" w:hAnsi="Wingdings" w:hint="default"/>
      </w:rPr>
    </w:lvl>
    <w:lvl w:ilvl="4" w:tplc="04090003" w:tentative="1">
      <w:start w:val="1"/>
      <w:numFmt w:val="bullet"/>
      <w:lvlText w:val=""/>
      <w:lvlJc w:val="left"/>
      <w:pPr>
        <w:ind w:left="-5632" w:hanging="400"/>
      </w:pPr>
      <w:rPr>
        <w:rFonts w:ascii="Wingdings" w:hAnsi="Wingdings" w:hint="default"/>
      </w:rPr>
    </w:lvl>
    <w:lvl w:ilvl="5" w:tplc="04090005" w:tentative="1">
      <w:start w:val="1"/>
      <w:numFmt w:val="bullet"/>
      <w:lvlText w:val=""/>
      <w:lvlJc w:val="left"/>
      <w:pPr>
        <w:ind w:left="-5232" w:hanging="400"/>
      </w:pPr>
      <w:rPr>
        <w:rFonts w:ascii="Wingdings" w:hAnsi="Wingdings" w:hint="default"/>
      </w:rPr>
    </w:lvl>
    <w:lvl w:ilvl="6" w:tplc="04090001" w:tentative="1">
      <w:start w:val="1"/>
      <w:numFmt w:val="bullet"/>
      <w:lvlText w:val=""/>
      <w:lvlJc w:val="left"/>
      <w:pPr>
        <w:ind w:left="-4832" w:hanging="400"/>
      </w:pPr>
      <w:rPr>
        <w:rFonts w:ascii="Wingdings" w:hAnsi="Wingdings" w:hint="default"/>
      </w:rPr>
    </w:lvl>
    <w:lvl w:ilvl="7" w:tplc="04090003" w:tentative="1">
      <w:start w:val="1"/>
      <w:numFmt w:val="bullet"/>
      <w:lvlText w:val=""/>
      <w:lvlJc w:val="left"/>
      <w:pPr>
        <w:ind w:left="-4432" w:hanging="400"/>
      </w:pPr>
      <w:rPr>
        <w:rFonts w:ascii="Wingdings" w:hAnsi="Wingdings" w:hint="default"/>
      </w:rPr>
    </w:lvl>
    <w:lvl w:ilvl="8" w:tplc="04090005" w:tentative="1">
      <w:start w:val="1"/>
      <w:numFmt w:val="bullet"/>
      <w:lvlText w:val=""/>
      <w:lvlJc w:val="left"/>
      <w:pPr>
        <w:ind w:left="-4032" w:hanging="400"/>
      </w:pPr>
      <w:rPr>
        <w:rFonts w:ascii="Wingdings" w:hAnsi="Wingdings" w:hint="default"/>
      </w:rPr>
    </w:lvl>
  </w:abstractNum>
  <w:abstractNum w:abstractNumId="50" w15:restartNumberingAfterBreak="0">
    <w:nsid w:val="4DE17541"/>
    <w:multiLevelType w:val="hybridMultilevel"/>
    <w:tmpl w:val="9E1AE644"/>
    <w:lvl w:ilvl="0" w:tplc="0409000F">
      <w:start w:val="1"/>
      <w:numFmt w:val="decimal"/>
      <w:lvlText w:val="%1."/>
      <w:lvlJc w:val="left"/>
      <w:pPr>
        <w:ind w:left="809" w:hanging="400"/>
      </w:pPr>
    </w:lvl>
    <w:lvl w:ilvl="1" w:tplc="04090019" w:tentative="1">
      <w:start w:val="1"/>
      <w:numFmt w:val="upperLetter"/>
      <w:lvlText w:val="%2."/>
      <w:lvlJc w:val="left"/>
      <w:pPr>
        <w:ind w:left="1209" w:hanging="400"/>
      </w:pPr>
    </w:lvl>
    <w:lvl w:ilvl="2" w:tplc="0409001B" w:tentative="1">
      <w:start w:val="1"/>
      <w:numFmt w:val="lowerRoman"/>
      <w:lvlText w:val="%3."/>
      <w:lvlJc w:val="right"/>
      <w:pPr>
        <w:ind w:left="1609" w:hanging="400"/>
      </w:pPr>
    </w:lvl>
    <w:lvl w:ilvl="3" w:tplc="0409000F" w:tentative="1">
      <w:start w:val="1"/>
      <w:numFmt w:val="decimal"/>
      <w:lvlText w:val="%4."/>
      <w:lvlJc w:val="left"/>
      <w:pPr>
        <w:ind w:left="2009" w:hanging="400"/>
      </w:pPr>
    </w:lvl>
    <w:lvl w:ilvl="4" w:tplc="04090019" w:tentative="1">
      <w:start w:val="1"/>
      <w:numFmt w:val="upperLetter"/>
      <w:lvlText w:val="%5."/>
      <w:lvlJc w:val="left"/>
      <w:pPr>
        <w:ind w:left="2409" w:hanging="400"/>
      </w:pPr>
    </w:lvl>
    <w:lvl w:ilvl="5" w:tplc="0409001B" w:tentative="1">
      <w:start w:val="1"/>
      <w:numFmt w:val="lowerRoman"/>
      <w:lvlText w:val="%6."/>
      <w:lvlJc w:val="right"/>
      <w:pPr>
        <w:ind w:left="2809" w:hanging="400"/>
      </w:pPr>
    </w:lvl>
    <w:lvl w:ilvl="6" w:tplc="0409000F" w:tentative="1">
      <w:start w:val="1"/>
      <w:numFmt w:val="decimal"/>
      <w:lvlText w:val="%7."/>
      <w:lvlJc w:val="left"/>
      <w:pPr>
        <w:ind w:left="3209" w:hanging="400"/>
      </w:pPr>
    </w:lvl>
    <w:lvl w:ilvl="7" w:tplc="04090019" w:tentative="1">
      <w:start w:val="1"/>
      <w:numFmt w:val="upperLetter"/>
      <w:lvlText w:val="%8."/>
      <w:lvlJc w:val="left"/>
      <w:pPr>
        <w:ind w:left="3609" w:hanging="400"/>
      </w:pPr>
    </w:lvl>
    <w:lvl w:ilvl="8" w:tplc="0409001B" w:tentative="1">
      <w:start w:val="1"/>
      <w:numFmt w:val="lowerRoman"/>
      <w:lvlText w:val="%9."/>
      <w:lvlJc w:val="right"/>
      <w:pPr>
        <w:ind w:left="4009" w:hanging="400"/>
      </w:pPr>
    </w:lvl>
  </w:abstractNum>
  <w:abstractNum w:abstractNumId="51" w15:restartNumberingAfterBreak="0">
    <w:nsid w:val="4EC935D8"/>
    <w:multiLevelType w:val="hybridMultilevel"/>
    <w:tmpl w:val="B630C0CE"/>
    <w:lvl w:ilvl="0" w:tplc="04090001">
      <w:start w:val="1"/>
      <w:numFmt w:val="bullet"/>
      <w:lvlText w:val=""/>
      <w:lvlJc w:val="left"/>
      <w:pPr>
        <w:ind w:left="1350" w:hanging="400"/>
      </w:pPr>
      <w:rPr>
        <w:rFonts w:ascii="Wingdings" w:hAnsi="Wingdings" w:hint="default"/>
      </w:rPr>
    </w:lvl>
    <w:lvl w:ilvl="1" w:tplc="04090003" w:tentative="1">
      <w:start w:val="1"/>
      <w:numFmt w:val="bullet"/>
      <w:lvlText w:val=""/>
      <w:lvlJc w:val="left"/>
      <w:pPr>
        <w:ind w:left="1750" w:hanging="400"/>
      </w:pPr>
      <w:rPr>
        <w:rFonts w:ascii="Wingdings" w:hAnsi="Wingdings" w:hint="default"/>
      </w:rPr>
    </w:lvl>
    <w:lvl w:ilvl="2" w:tplc="04090005" w:tentative="1">
      <w:start w:val="1"/>
      <w:numFmt w:val="bullet"/>
      <w:lvlText w:val=""/>
      <w:lvlJc w:val="left"/>
      <w:pPr>
        <w:ind w:left="2150" w:hanging="400"/>
      </w:pPr>
      <w:rPr>
        <w:rFonts w:ascii="Wingdings" w:hAnsi="Wingdings" w:hint="default"/>
      </w:rPr>
    </w:lvl>
    <w:lvl w:ilvl="3" w:tplc="04090001" w:tentative="1">
      <w:start w:val="1"/>
      <w:numFmt w:val="bullet"/>
      <w:lvlText w:val=""/>
      <w:lvlJc w:val="left"/>
      <w:pPr>
        <w:ind w:left="2550" w:hanging="400"/>
      </w:pPr>
      <w:rPr>
        <w:rFonts w:ascii="Wingdings" w:hAnsi="Wingdings" w:hint="default"/>
      </w:rPr>
    </w:lvl>
    <w:lvl w:ilvl="4" w:tplc="04090003" w:tentative="1">
      <w:start w:val="1"/>
      <w:numFmt w:val="bullet"/>
      <w:lvlText w:val=""/>
      <w:lvlJc w:val="left"/>
      <w:pPr>
        <w:ind w:left="2950" w:hanging="400"/>
      </w:pPr>
      <w:rPr>
        <w:rFonts w:ascii="Wingdings" w:hAnsi="Wingdings" w:hint="default"/>
      </w:rPr>
    </w:lvl>
    <w:lvl w:ilvl="5" w:tplc="04090005" w:tentative="1">
      <w:start w:val="1"/>
      <w:numFmt w:val="bullet"/>
      <w:lvlText w:val=""/>
      <w:lvlJc w:val="left"/>
      <w:pPr>
        <w:ind w:left="3350" w:hanging="400"/>
      </w:pPr>
      <w:rPr>
        <w:rFonts w:ascii="Wingdings" w:hAnsi="Wingdings" w:hint="default"/>
      </w:rPr>
    </w:lvl>
    <w:lvl w:ilvl="6" w:tplc="04090001" w:tentative="1">
      <w:start w:val="1"/>
      <w:numFmt w:val="bullet"/>
      <w:lvlText w:val=""/>
      <w:lvlJc w:val="left"/>
      <w:pPr>
        <w:ind w:left="3750" w:hanging="400"/>
      </w:pPr>
      <w:rPr>
        <w:rFonts w:ascii="Wingdings" w:hAnsi="Wingdings" w:hint="default"/>
      </w:rPr>
    </w:lvl>
    <w:lvl w:ilvl="7" w:tplc="04090003" w:tentative="1">
      <w:start w:val="1"/>
      <w:numFmt w:val="bullet"/>
      <w:lvlText w:val=""/>
      <w:lvlJc w:val="left"/>
      <w:pPr>
        <w:ind w:left="4150" w:hanging="400"/>
      </w:pPr>
      <w:rPr>
        <w:rFonts w:ascii="Wingdings" w:hAnsi="Wingdings" w:hint="default"/>
      </w:rPr>
    </w:lvl>
    <w:lvl w:ilvl="8" w:tplc="04090005" w:tentative="1">
      <w:start w:val="1"/>
      <w:numFmt w:val="bullet"/>
      <w:lvlText w:val=""/>
      <w:lvlJc w:val="left"/>
      <w:pPr>
        <w:ind w:left="4550" w:hanging="400"/>
      </w:pPr>
      <w:rPr>
        <w:rFonts w:ascii="Wingdings" w:hAnsi="Wingdings" w:hint="default"/>
      </w:rPr>
    </w:lvl>
  </w:abstractNum>
  <w:abstractNum w:abstractNumId="52" w15:restartNumberingAfterBreak="0">
    <w:nsid w:val="560D7E88"/>
    <w:multiLevelType w:val="multilevel"/>
    <w:tmpl w:val="BCE2B268"/>
    <w:styleLink w:val="1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53" w15:restartNumberingAfterBreak="0">
    <w:nsid w:val="56FD5E06"/>
    <w:multiLevelType w:val="hybridMultilevel"/>
    <w:tmpl w:val="D13EDB74"/>
    <w:lvl w:ilvl="0" w:tplc="74D8FA3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4" w15:restartNumberingAfterBreak="0">
    <w:nsid w:val="5D154A28"/>
    <w:multiLevelType w:val="hybridMultilevel"/>
    <w:tmpl w:val="4DE0F24C"/>
    <w:lvl w:ilvl="0" w:tplc="DF16D296">
      <w:start w:val="1"/>
      <w:numFmt w:val="decimalEnclosedCircle"/>
      <w:pStyle w:val="TCC30"/>
      <w:lvlText w:val="%1"/>
      <w:lvlJc w:val="left"/>
      <w:pPr>
        <w:ind w:left="1370" w:hanging="400"/>
      </w:pPr>
    </w:lvl>
    <w:lvl w:ilvl="1" w:tplc="04090019" w:tentative="1">
      <w:start w:val="1"/>
      <w:numFmt w:val="upperLetter"/>
      <w:lvlText w:val="%2."/>
      <w:lvlJc w:val="left"/>
      <w:pPr>
        <w:ind w:left="1770" w:hanging="400"/>
      </w:pPr>
    </w:lvl>
    <w:lvl w:ilvl="2" w:tplc="0409001B" w:tentative="1">
      <w:start w:val="1"/>
      <w:numFmt w:val="lowerRoman"/>
      <w:lvlText w:val="%3."/>
      <w:lvlJc w:val="right"/>
      <w:pPr>
        <w:ind w:left="2170" w:hanging="400"/>
      </w:pPr>
    </w:lvl>
    <w:lvl w:ilvl="3" w:tplc="0409000F" w:tentative="1">
      <w:start w:val="1"/>
      <w:numFmt w:val="decimal"/>
      <w:lvlText w:val="%4."/>
      <w:lvlJc w:val="left"/>
      <w:pPr>
        <w:ind w:left="2570" w:hanging="400"/>
      </w:pPr>
    </w:lvl>
    <w:lvl w:ilvl="4" w:tplc="04090019" w:tentative="1">
      <w:start w:val="1"/>
      <w:numFmt w:val="upperLetter"/>
      <w:lvlText w:val="%5."/>
      <w:lvlJc w:val="left"/>
      <w:pPr>
        <w:ind w:left="2970" w:hanging="400"/>
      </w:pPr>
    </w:lvl>
    <w:lvl w:ilvl="5" w:tplc="0409001B" w:tentative="1">
      <w:start w:val="1"/>
      <w:numFmt w:val="lowerRoman"/>
      <w:lvlText w:val="%6."/>
      <w:lvlJc w:val="right"/>
      <w:pPr>
        <w:ind w:left="3370" w:hanging="400"/>
      </w:pPr>
    </w:lvl>
    <w:lvl w:ilvl="6" w:tplc="0409000F" w:tentative="1">
      <w:start w:val="1"/>
      <w:numFmt w:val="decimal"/>
      <w:lvlText w:val="%7."/>
      <w:lvlJc w:val="left"/>
      <w:pPr>
        <w:ind w:left="3770" w:hanging="400"/>
      </w:pPr>
    </w:lvl>
    <w:lvl w:ilvl="7" w:tplc="04090019" w:tentative="1">
      <w:start w:val="1"/>
      <w:numFmt w:val="upperLetter"/>
      <w:lvlText w:val="%8."/>
      <w:lvlJc w:val="left"/>
      <w:pPr>
        <w:ind w:left="4170" w:hanging="400"/>
      </w:pPr>
    </w:lvl>
    <w:lvl w:ilvl="8" w:tplc="0409001B" w:tentative="1">
      <w:start w:val="1"/>
      <w:numFmt w:val="lowerRoman"/>
      <w:lvlText w:val="%9."/>
      <w:lvlJc w:val="right"/>
      <w:pPr>
        <w:ind w:left="4570" w:hanging="400"/>
      </w:pPr>
    </w:lvl>
  </w:abstractNum>
  <w:abstractNum w:abstractNumId="55" w15:restartNumberingAfterBreak="0">
    <w:nsid w:val="5E6A5A3E"/>
    <w:multiLevelType w:val="hybridMultilevel"/>
    <w:tmpl w:val="1EDAD13A"/>
    <w:lvl w:ilvl="0" w:tplc="3B7677A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6" w15:restartNumberingAfterBreak="0">
    <w:nsid w:val="5F6151C9"/>
    <w:multiLevelType w:val="hybridMultilevel"/>
    <w:tmpl w:val="7272E5FC"/>
    <w:lvl w:ilvl="0" w:tplc="04090001">
      <w:start w:val="1"/>
      <w:numFmt w:val="bullet"/>
      <w:lvlText w:val=""/>
      <w:lvlJc w:val="left"/>
      <w:pPr>
        <w:ind w:left="1490" w:hanging="400"/>
      </w:pPr>
      <w:rPr>
        <w:rFonts w:ascii="Wingdings" w:hAnsi="Wingdings" w:hint="default"/>
      </w:rPr>
    </w:lvl>
    <w:lvl w:ilvl="1" w:tplc="04090003" w:tentative="1">
      <w:start w:val="1"/>
      <w:numFmt w:val="bullet"/>
      <w:lvlText w:val=""/>
      <w:lvlJc w:val="left"/>
      <w:pPr>
        <w:ind w:left="1890" w:hanging="400"/>
      </w:pPr>
      <w:rPr>
        <w:rFonts w:ascii="Wingdings" w:hAnsi="Wingdings" w:hint="default"/>
      </w:rPr>
    </w:lvl>
    <w:lvl w:ilvl="2" w:tplc="04090005" w:tentative="1">
      <w:start w:val="1"/>
      <w:numFmt w:val="bullet"/>
      <w:lvlText w:val=""/>
      <w:lvlJc w:val="left"/>
      <w:pPr>
        <w:ind w:left="2290" w:hanging="400"/>
      </w:pPr>
      <w:rPr>
        <w:rFonts w:ascii="Wingdings" w:hAnsi="Wingdings" w:hint="default"/>
      </w:rPr>
    </w:lvl>
    <w:lvl w:ilvl="3" w:tplc="04090001" w:tentative="1">
      <w:start w:val="1"/>
      <w:numFmt w:val="bullet"/>
      <w:lvlText w:val=""/>
      <w:lvlJc w:val="left"/>
      <w:pPr>
        <w:ind w:left="2690" w:hanging="400"/>
      </w:pPr>
      <w:rPr>
        <w:rFonts w:ascii="Wingdings" w:hAnsi="Wingdings" w:hint="default"/>
      </w:rPr>
    </w:lvl>
    <w:lvl w:ilvl="4" w:tplc="04090003" w:tentative="1">
      <w:start w:val="1"/>
      <w:numFmt w:val="bullet"/>
      <w:lvlText w:val=""/>
      <w:lvlJc w:val="left"/>
      <w:pPr>
        <w:ind w:left="3090" w:hanging="400"/>
      </w:pPr>
      <w:rPr>
        <w:rFonts w:ascii="Wingdings" w:hAnsi="Wingdings" w:hint="default"/>
      </w:rPr>
    </w:lvl>
    <w:lvl w:ilvl="5" w:tplc="04090005" w:tentative="1">
      <w:start w:val="1"/>
      <w:numFmt w:val="bullet"/>
      <w:lvlText w:val=""/>
      <w:lvlJc w:val="left"/>
      <w:pPr>
        <w:ind w:left="3490" w:hanging="400"/>
      </w:pPr>
      <w:rPr>
        <w:rFonts w:ascii="Wingdings" w:hAnsi="Wingdings" w:hint="default"/>
      </w:rPr>
    </w:lvl>
    <w:lvl w:ilvl="6" w:tplc="04090001" w:tentative="1">
      <w:start w:val="1"/>
      <w:numFmt w:val="bullet"/>
      <w:lvlText w:val=""/>
      <w:lvlJc w:val="left"/>
      <w:pPr>
        <w:ind w:left="3890" w:hanging="400"/>
      </w:pPr>
      <w:rPr>
        <w:rFonts w:ascii="Wingdings" w:hAnsi="Wingdings" w:hint="default"/>
      </w:rPr>
    </w:lvl>
    <w:lvl w:ilvl="7" w:tplc="04090003" w:tentative="1">
      <w:start w:val="1"/>
      <w:numFmt w:val="bullet"/>
      <w:lvlText w:val=""/>
      <w:lvlJc w:val="left"/>
      <w:pPr>
        <w:ind w:left="4290" w:hanging="400"/>
      </w:pPr>
      <w:rPr>
        <w:rFonts w:ascii="Wingdings" w:hAnsi="Wingdings" w:hint="default"/>
      </w:rPr>
    </w:lvl>
    <w:lvl w:ilvl="8" w:tplc="04090005" w:tentative="1">
      <w:start w:val="1"/>
      <w:numFmt w:val="bullet"/>
      <w:lvlText w:val=""/>
      <w:lvlJc w:val="left"/>
      <w:pPr>
        <w:ind w:left="4690" w:hanging="400"/>
      </w:pPr>
      <w:rPr>
        <w:rFonts w:ascii="Wingdings" w:hAnsi="Wingdings" w:hint="default"/>
      </w:rPr>
    </w:lvl>
  </w:abstractNum>
  <w:abstractNum w:abstractNumId="57" w15:restartNumberingAfterBreak="0">
    <w:nsid w:val="5FE800F5"/>
    <w:multiLevelType w:val="multilevel"/>
    <w:tmpl w:val="772C36AA"/>
    <w:styleLink w:val="TCC12"/>
    <w:lvl w:ilvl="0">
      <w:start w:val="1"/>
      <w:numFmt w:val="decimal"/>
      <w:lvlText w:val="%1."/>
      <w:lvlJc w:val="left"/>
      <w:pPr>
        <w:tabs>
          <w:tab w:val="num" w:pos="397"/>
        </w:tabs>
        <w:ind w:left="0" w:firstLine="0"/>
      </w:pPr>
      <w:rPr>
        <w:rFonts w:ascii="Arial" w:hAnsi="Arial" w:hint="eastAsia"/>
        <w:sz w:val="22"/>
      </w:rPr>
    </w:lvl>
    <w:lvl w:ilvl="1">
      <w:start w:val="1"/>
      <w:numFmt w:val="decimal"/>
      <w:lvlText w:val="%1.%2."/>
      <w:lvlJc w:val="left"/>
      <w:pPr>
        <w:tabs>
          <w:tab w:val="num" w:pos="397"/>
        </w:tabs>
        <w:ind w:left="0" w:firstLine="0"/>
      </w:pPr>
      <w:rPr>
        <w:rFonts w:ascii="Verdana" w:hAnsi="Verdana" w:hint="eastAsia"/>
        <w:sz w:val="22"/>
      </w:rPr>
    </w:lvl>
    <w:lvl w:ilvl="2">
      <w:start w:val="1"/>
      <w:numFmt w:val="decimal"/>
      <w:lvlText w:val="%1.%2.%3."/>
      <w:lvlJc w:val="left"/>
      <w:pPr>
        <w:tabs>
          <w:tab w:val="num" w:pos="397"/>
        </w:tabs>
        <w:ind w:left="0" w:firstLine="0"/>
      </w:pPr>
      <w:rPr>
        <w:rFonts w:ascii="Verdana" w:hAnsi="Verdana" w:hint="eastAsia"/>
        <w:sz w:val="22"/>
      </w:rPr>
    </w:lvl>
    <w:lvl w:ilvl="3">
      <w:start w:val="1"/>
      <w:numFmt w:val="decimal"/>
      <w:lvlText w:val="%1.%2.%3.%4."/>
      <w:lvlJc w:val="left"/>
      <w:pPr>
        <w:tabs>
          <w:tab w:val="num" w:pos="425"/>
        </w:tabs>
        <w:ind w:left="0" w:firstLine="0"/>
      </w:pPr>
      <w:rPr>
        <w:rFonts w:hint="eastAsia"/>
        <w:sz w:val="22"/>
      </w:rPr>
    </w:lvl>
    <w:lvl w:ilvl="4">
      <w:start w:val="1"/>
      <w:numFmt w:val="decimal"/>
      <w:lvlText w:val="%1.%2.%3.%4.%5."/>
      <w:lvlJc w:val="left"/>
      <w:pPr>
        <w:tabs>
          <w:tab w:val="num" w:pos="3392"/>
        </w:tabs>
        <w:ind w:left="3392" w:hanging="992"/>
      </w:pPr>
      <w:rPr>
        <w:rFonts w:hint="eastAsia"/>
      </w:rPr>
    </w:lvl>
    <w:lvl w:ilvl="5">
      <w:start w:val="1"/>
      <w:numFmt w:val="decimal"/>
      <w:lvlText w:val="%1.%2.%3.%4.%5.%6."/>
      <w:lvlJc w:val="left"/>
      <w:pPr>
        <w:tabs>
          <w:tab w:val="num" w:pos="3534"/>
        </w:tabs>
        <w:ind w:left="3534" w:hanging="1134"/>
      </w:pPr>
      <w:rPr>
        <w:rFonts w:hint="eastAsia"/>
      </w:rPr>
    </w:lvl>
    <w:lvl w:ilvl="6">
      <w:start w:val="1"/>
      <w:numFmt w:val="decimal"/>
      <w:lvlText w:val="%1.%2.%3.%4.%5.%6.%7."/>
      <w:lvlJc w:val="left"/>
      <w:pPr>
        <w:tabs>
          <w:tab w:val="num" w:pos="3676"/>
        </w:tabs>
        <w:ind w:left="3676" w:hanging="1276"/>
      </w:pPr>
      <w:rPr>
        <w:rFonts w:hint="eastAsia"/>
      </w:rPr>
    </w:lvl>
    <w:lvl w:ilvl="7">
      <w:start w:val="1"/>
      <w:numFmt w:val="decimal"/>
      <w:lvlText w:val="%1.%2.%3.%4.%5.%6.%7.%8."/>
      <w:lvlJc w:val="left"/>
      <w:pPr>
        <w:tabs>
          <w:tab w:val="num" w:pos="3818"/>
        </w:tabs>
        <w:ind w:left="3818" w:hanging="1418"/>
      </w:pPr>
      <w:rPr>
        <w:rFonts w:hint="eastAsia"/>
      </w:rPr>
    </w:lvl>
    <w:lvl w:ilvl="8">
      <w:start w:val="1"/>
      <w:numFmt w:val="decimal"/>
      <w:lvlText w:val="%1.%2.%3.%4.%5.%6.%7.%8.%9."/>
      <w:lvlJc w:val="left"/>
      <w:pPr>
        <w:tabs>
          <w:tab w:val="num" w:pos="3959"/>
        </w:tabs>
        <w:ind w:left="3959" w:hanging="1559"/>
      </w:pPr>
      <w:rPr>
        <w:rFonts w:hint="eastAsia"/>
      </w:rPr>
    </w:lvl>
  </w:abstractNum>
  <w:abstractNum w:abstractNumId="58" w15:restartNumberingAfterBreak="0">
    <w:nsid w:val="610C4A8F"/>
    <w:multiLevelType w:val="hybridMultilevel"/>
    <w:tmpl w:val="02D6213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9" w15:restartNumberingAfterBreak="0">
    <w:nsid w:val="62A93803"/>
    <w:multiLevelType w:val="hybridMultilevel"/>
    <w:tmpl w:val="C7827A9C"/>
    <w:lvl w:ilvl="0" w:tplc="04090011">
      <w:start w:val="1"/>
      <w:numFmt w:val="decimalEnclosedCircle"/>
      <w:lvlText w:val="%1"/>
      <w:lvlJc w:val="left"/>
      <w:pPr>
        <w:ind w:left="1250" w:hanging="400"/>
      </w:pPr>
    </w:lvl>
    <w:lvl w:ilvl="1" w:tplc="04090019" w:tentative="1">
      <w:start w:val="1"/>
      <w:numFmt w:val="upperLetter"/>
      <w:lvlText w:val="%2."/>
      <w:lvlJc w:val="left"/>
      <w:pPr>
        <w:ind w:left="1650" w:hanging="400"/>
      </w:pPr>
    </w:lvl>
    <w:lvl w:ilvl="2" w:tplc="0409001B" w:tentative="1">
      <w:start w:val="1"/>
      <w:numFmt w:val="lowerRoman"/>
      <w:lvlText w:val="%3."/>
      <w:lvlJc w:val="right"/>
      <w:pPr>
        <w:ind w:left="2050" w:hanging="400"/>
      </w:pPr>
    </w:lvl>
    <w:lvl w:ilvl="3" w:tplc="0409000F" w:tentative="1">
      <w:start w:val="1"/>
      <w:numFmt w:val="decimal"/>
      <w:lvlText w:val="%4."/>
      <w:lvlJc w:val="left"/>
      <w:pPr>
        <w:ind w:left="2450" w:hanging="400"/>
      </w:pPr>
    </w:lvl>
    <w:lvl w:ilvl="4" w:tplc="04090019" w:tentative="1">
      <w:start w:val="1"/>
      <w:numFmt w:val="upperLetter"/>
      <w:lvlText w:val="%5."/>
      <w:lvlJc w:val="left"/>
      <w:pPr>
        <w:ind w:left="2850" w:hanging="400"/>
      </w:pPr>
    </w:lvl>
    <w:lvl w:ilvl="5" w:tplc="0409001B" w:tentative="1">
      <w:start w:val="1"/>
      <w:numFmt w:val="lowerRoman"/>
      <w:lvlText w:val="%6."/>
      <w:lvlJc w:val="right"/>
      <w:pPr>
        <w:ind w:left="3250" w:hanging="400"/>
      </w:pPr>
    </w:lvl>
    <w:lvl w:ilvl="6" w:tplc="0409000F" w:tentative="1">
      <w:start w:val="1"/>
      <w:numFmt w:val="decimal"/>
      <w:lvlText w:val="%7."/>
      <w:lvlJc w:val="left"/>
      <w:pPr>
        <w:ind w:left="3650" w:hanging="400"/>
      </w:pPr>
    </w:lvl>
    <w:lvl w:ilvl="7" w:tplc="04090019" w:tentative="1">
      <w:start w:val="1"/>
      <w:numFmt w:val="upperLetter"/>
      <w:lvlText w:val="%8."/>
      <w:lvlJc w:val="left"/>
      <w:pPr>
        <w:ind w:left="4050" w:hanging="400"/>
      </w:pPr>
    </w:lvl>
    <w:lvl w:ilvl="8" w:tplc="0409001B" w:tentative="1">
      <w:start w:val="1"/>
      <w:numFmt w:val="lowerRoman"/>
      <w:lvlText w:val="%9."/>
      <w:lvlJc w:val="right"/>
      <w:pPr>
        <w:ind w:left="4450" w:hanging="400"/>
      </w:pPr>
    </w:lvl>
  </w:abstractNum>
  <w:abstractNum w:abstractNumId="60" w15:restartNumberingAfterBreak="0">
    <w:nsid w:val="6422425D"/>
    <w:multiLevelType w:val="hybridMultilevel"/>
    <w:tmpl w:val="D95AE3C6"/>
    <w:lvl w:ilvl="0" w:tplc="04090001">
      <w:start w:val="1"/>
      <w:numFmt w:val="bullet"/>
      <w:lvlText w:val=""/>
      <w:lvlJc w:val="left"/>
      <w:pPr>
        <w:ind w:left="1490" w:hanging="400"/>
      </w:pPr>
      <w:rPr>
        <w:rFonts w:ascii="Wingdings" w:hAnsi="Wingdings" w:hint="default"/>
      </w:rPr>
    </w:lvl>
    <w:lvl w:ilvl="1" w:tplc="04090003" w:tentative="1">
      <w:start w:val="1"/>
      <w:numFmt w:val="bullet"/>
      <w:lvlText w:val=""/>
      <w:lvlJc w:val="left"/>
      <w:pPr>
        <w:ind w:left="1890" w:hanging="400"/>
      </w:pPr>
      <w:rPr>
        <w:rFonts w:ascii="Wingdings" w:hAnsi="Wingdings" w:hint="default"/>
      </w:rPr>
    </w:lvl>
    <w:lvl w:ilvl="2" w:tplc="04090005" w:tentative="1">
      <w:start w:val="1"/>
      <w:numFmt w:val="bullet"/>
      <w:lvlText w:val=""/>
      <w:lvlJc w:val="left"/>
      <w:pPr>
        <w:ind w:left="2290" w:hanging="400"/>
      </w:pPr>
      <w:rPr>
        <w:rFonts w:ascii="Wingdings" w:hAnsi="Wingdings" w:hint="default"/>
      </w:rPr>
    </w:lvl>
    <w:lvl w:ilvl="3" w:tplc="04090001" w:tentative="1">
      <w:start w:val="1"/>
      <w:numFmt w:val="bullet"/>
      <w:lvlText w:val=""/>
      <w:lvlJc w:val="left"/>
      <w:pPr>
        <w:ind w:left="2690" w:hanging="400"/>
      </w:pPr>
      <w:rPr>
        <w:rFonts w:ascii="Wingdings" w:hAnsi="Wingdings" w:hint="default"/>
      </w:rPr>
    </w:lvl>
    <w:lvl w:ilvl="4" w:tplc="04090003" w:tentative="1">
      <w:start w:val="1"/>
      <w:numFmt w:val="bullet"/>
      <w:lvlText w:val=""/>
      <w:lvlJc w:val="left"/>
      <w:pPr>
        <w:ind w:left="3090" w:hanging="400"/>
      </w:pPr>
      <w:rPr>
        <w:rFonts w:ascii="Wingdings" w:hAnsi="Wingdings" w:hint="default"/>
      </w:rPr>
    </w:lvl>
    <w:lvl w:ilvl="5" w:tplc="04090005" w:tentative="1">
      <w:start w:val="1"/>
      <w:numFmt w:val="bullet"/>
      <w:lvlText w:val=""/>
      <w:lvlJc w:val="left"/>
      <w:pPr>
        <w:ind w:left="3490" w:hanging="400"/>
      </w:pPr>
      <w:rPr>
        <w:rFonts w:ascii="Wingdings" w:hAnsi="Wingdings" w:hint="default"/>
      </w:rPr>
    </w:lvl>
    <w:lvl w:ilvl="6" w:tplc="04090001" w:tentative="1">
      <w:start w:val="1"/>
      <w:numFmt w:val="bullet"/>
      <w:lvlText w:val=""/>
      <w:lvlJc w:val="left"/>
      <w:pPr>
        <w:ind w:left="3890" w:hanging="400"/>
      </w:pPr>
      <w:rPr>
        <w:rFonts w:ascii="Wingdings" w:hAnsi="Wingdings" w:hint="default"/>
      </w:rPr>
    </w:lvl>
    <w:lvl w:ilvl="7" w:tplc="04090003" w:tentative="1">
      <w:start w:val="1"/>
      <w:numFmt w:val="bullet"/>
      <w:lvlText w:val=""/>
      <w:lvlJc w:val="left"/>
      <w:pPr>
        <w:ind w:left="4290" w:hanging="400"/>
      </w:pPr>
      <w:rPr>
        <w:rFonts w:ascii="Wingdings" w:hAnsi="Wingdings" w:hint="default"/>
      </w:rPr>
    </w:lvl>
    <w:lvl w:ilvl="8" w:tplc="04090005" w:tentative="1">
      <w:start w:val="1"/>
      <w:numFmt w:val="bullet"/>
      <w:lvlText w:val=""/>
      <w:lvlJc w:val="left"/>
      <w:pPr>
        <w:ind w:left="4690" w:hanging="400"/>
      </w:pPr>
      <w:rPr>
        <w:rFonts w:ascii="Wingdings" w:hAnsi="Wingdings" w:hint="default"/>
      </w:rPr>
    </w:lvl>
  </w:abstractNum>
  <w:abstractNum w:abstractNumId="61" w15:restartNumberingAfterBreak="0">
    <w:nsid w:val="64BD7377"/>
    <w:multiLevelType w:val="hybridMultilevel"/>
    <w:tmpl w:val="25AE006C"/>
    <w:lvl w:ilvl="0" w:tplc="F0163F5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2" w15:restartNumberingAfterBreak="0">
    <w:nsid w:val="669C2D7B"/>
    <w:multiLevelType w:val="hybridMultilevel"/>
    <w:tmpl w:val="EA5C4FEA"/>
    <w:lvl w:ilvl="0" w:tplc="33686DA4">
      <w:start w:val="1"/>
      <w:numFmt w:val="bullet"/>
      <w:pStyle w:val="TCC31"/>
      <w:lvlText w:val=""/>
      <w:lvlJc w:val="left"/>
      <w:pPr>
        <w:ind w:left="1350" w:hanging="400"/>
      </w:pPr>
      <w:rPr>
        <w:rFonts w:ascii="Wingdings" w:hAnsi="Wingdings" w:hint="default"/>
      </w:rPr>
    </w:lvl>
    <w:lvl w:ilvl="1" w:tplc="04090003" w:tentative="1">
      <w:start w:val="1"/>
      <w:numFmt w:val="bullet"/>
      <w:lvlText w:val=""/>
      <w:lvlJc w:val="left"/>
      <w:pPr>
        <w:ind w:left="1750" w:hanging="400"/>
      </w:pPr>
      <w:rPr>
        <w:rFonts w:ascii="Wingdings" w:hAnsi="Wingdings" w:hint="default"/>
      </w:rPr>
    </w:lvl>
    <w:lvl w:ilvl="2" w:tplc="04090005" w:tentative="1">
      <w:start w:val="1"/>
      <w:numFmt w:val="bullet"/>
      <w:lvlText w:val=""/>
      <w:lvlJc w:val="left"/>
      <w:pPr>
        <w:ind w:left="2150" w:hanging="400"/>
      </w:pPr>
      <w:rPr>
        <w:rFonts w:ascii="Wingdings" w:hAnsi="Wingdings" w:hint="default"/>
      </w:rPr>
    </w:lvl>
    <w:lvl w:ilvl="3" w:tplc="04090001" w:tentative="1">
      <w:start w:val="1"/>
      <w:numFmt w:val="bullet"/>
      <w:lvlText w:val=""/>
      <w:lvlJc w:val="left"/>
      <w:pPr>
        <w:ind w:left="2550" w:hanging="400"/>
      </w:pPr>
      <w:rPr>
        <w:rFonts w:ascii="Wingdings" w:hAnsi="Wingdings" w:hint="default"/>
      </w:rPr>
    </w:lvl>
    <w:lvl w:ilvl="4" w:tplc="04090003" w:tentative="1">
      <w:start w:val="1"/>
      <w:numFmt w:val="bullet"/>
      <w:lvlText w:val=""/>
      <w:lvlJc w:val="left"/>
      <w:pPr>
        <w:ind w:left="2950" w:hanging="400"/>
      </w:pPr>
      <w:rPr>
        <w:rFonts w:ascii="Wingdings" w:hAnsi="Wingdings" w:hint="default"/>
      </w:rPr>
    </w:lvl>
    <w:lvl w:ilvl="5" w:tplc="04090005" w:tentative="1">
      <w:start w:val="1"/>
      <w:numFmt w:val="bullet"/>
      <w:lvlText w:val=""/>
      <w:lvlJc w:val="left"/>
      <w:pPr>
        <w:ind w:left="3350" w:hanging="400"/>
      </w:pPr>
      <w:rPr>
        <w:rFonts w:ascii="Wingdings" w:hAnsi="Wingdings" w:hint="default"/>
      </w:rPr>
    </w:lvl>
    <w:lvl w:ilvl="6" w:tplc="04090001" w:tentative="1">
      <w:start w:val="1"/>
      <w:numFmt w:val="bullet"/>
      <w:lvlText w:val=""/>
      <w:lvlJc w:val="left"/>
      <w:pPr>
        <w:ind w:left="3750" w:hanging="400"/>
      </w:pPr>
      <w:rPr>
        <w:rFonts w:ascii="Wingdings" w:hAnsi="Wingdings" w:hint="default"/>
      </w:rPr>
    </w:lvl>
    <w:lvl w:ilvl="7" w:tplc="04090003" w:tentative="1">
      <w:start w:val="1"/>
      <w:numFmt w:val="bullet"/>
      <w:lvlText w:val=""/>
      <w:lvlJc w:val="left"/>
      <w:pPr>
        <w:ind w:left="4150" w:hanging="400"/>
      </w:pPr>
      <w:rPr>
        <w:rFonts w:ascii="Wingdings" w:hAnsi="Wingdings" w:hint="default"/>
      </w:rPr>
    </w:lvl>
    <w:lvl w:ilvl="8" w:tplc="04090005" w:tentative="1">
      <w:start w:val="1"/>
      <w:numFmt w:val="bullet"/>
      <w:lvlText w:val=""/>
      <w:lvlJc w:val="left"/>
      <w:pPr>
        <w:ind w:left="4550" w:hanging="400"/>
      </w:pPr>
      <w:rPr>
        <w:rFonts w:ascii="Wingdings" w:hAnsi="Wingdings" w:hint="default"/>
      </w:rPr>
    </w:lvl>
  </w:abstractNum>
  <w:abstractNum w:abstractNumId="63" w15:restartNumberingAfterBreak="0">
    <w:nsid w:val="69F07ACC"/>
    <w:multiLevelType w:val="hybridMultilevel"/>
    <w:tmpl w:val="84C26C7E"/>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4" w15:restartNumberingAfterBreak="0">
    <w:nsid w:val="6F4873DC"/>
    <w:multiLevelType w:val="hybridMultilevel"/>
    <w:tmpl w:val="8F089D62"/>
    <w:lvl w:ilvl="0" w:tplc="47A6133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5" w15:restartNumberingAfterBreak="0">
    <w:nsid w:val="7075782B"/>
    <w:multiLevelType w:val="hybridMultilevel"/>
    <w:tmpl w:val="C7827A9C"/>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6" w15:restartNumberingAfterBreak="0">
    <w:nsid w:val="712C7F9A"/>
    <w:multiLevelType w:val="multilevel"/>
    <w:tmpl w:val="05BC6BB6"/>
    <w:lvl w:ilvl="0">
      <w:numFmt w:val="decimal"/>
      <w:pStyle w:val="TCC5"/>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722540C5"/>
    <w:multiLevelType w:val="hybridMultilevel"/>
    <w:tmpl w:val="5F20CE8E"/>
    <w:lvl w:ilvl="0" w:tplc="04090003">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8" w15:restartNumberingAfterBreak="0">
    <w:nsid w:val="746045E0"/>
    <w:multiLevelType w:val="multilevel"/>
    <w:tmpl w:val="F9164A8C"/>
    <w:lvl w:ilvl="0">
      <w:start w:val="1"/>
      <w:numFmt w:val="decimal"/>
      <w:lvlText w:val="%1"/>
      <w:lvlJc w:val="left"/>
      <w:pPr>
        <w:ind w:left="400" w:hanging="40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suff w:val="space"/>
      <w:lvlText w:val="%1.%2 "/>
      <w:lvlJc w:val="left"/>
      <w:pPr>
        <w:ind w:left="567" w:hanging="567"/>
      </w:pPr>
      <w:rPr>
        <w:rFonts w:hint="eastAsia"/>
        <w:bCs w:val="0"/>
        <w:i w:val="0"/>
        <w:iCs w:val="0"/>
        <w:caps w:val="0"/>
        <w:smallCaps w:val="0"/>
        <w:strike w:val="0"/>
        <w:dstrike w:val="0"/>
        <w:noProof w:val="0"/>
        <w:vanish w:val="0"/>
        <w:color w:val="255B98"/>
        <w:spacing w:val="0"/>
        <w:position w:val="0"/>
        <w:u w:val="none"/>
        <w:vertAlign w:val="baseline"/>
        <w:em w:val="none"/>
      </w:rPr>
    </w:lvl>
    <w:lvl w:ilvl="2">
      <w:start w:val="1"/>
      <w:numFmt w:val="decimal"/>
      <w:suff w:val="space"/>
      <w:lvlText w:val="%1.%2.%3 "/>
      <w:lvlJc w:val="left"/>
      <w:pPr>
        <w:ind w:left="709" w:hanging="709"/>
      </w:pPr>
      <w:rPr>
        <w:rFonts w:hint="eastAsia"/>
        <w:bCs w:val="0"/>
        <w:i w:val="0"/>
        <w:iCs w:val="0"/>
        <w:caps w:val="0"/>
        <w:smallCaps w:val="0"/>
        <w:strike w:val="0"/>
        <w:dstrike w:val="0"/>
        <w:noProof w:val="0"/>
        <w:vanish w:val="0"/>
        <w:color w:val="255B98"/>
        <w:spacing w:val="0"/>
        <w:position w:val="0"/>
        <w:u w:val="none"/>
        <w:vertAlign w:val="baseline"/>
        <w:em w:val="none"/>
      </w:rPr>
    </w:lvl>
    <w:lvl w:ilvl="3">
      <w:start w:val="1"/>
      <w:numFmt w:val="decimal"/>
      <w:suff w:val="space"/>
      <w:lvlText w:val="%1.%2.%3.%4 "/>
      <w:lvlJc w:val="left"/>
      <w:pPr>
        <w:ind w:left="1651" w:hanging="851"/>
      </w:pPr>
      <w:rPr>
        <w:rFonts w:hint="eastAsia"/>
        <w:bCs w:val="0"/>
        <w:i w:val="0"/>
        <w:iCs w:val="0"/>
        <w:caps w:val="0"/>
        <w:smallCaps w:val="0"/>
        <w:strike w:val="0"/>
        <w:dstrike w:val="0"/>
        <w:noProof w:val="0"/>
        <w:vanish w:val="0"/>
        <w:color w:val="255B98"/>
        <w:spacing w:val="0"/>
        <w:position w:val="0"/>
        <w:u w:val="none"/>
        <w:vertAlign w:val="baseline"/>
        <w:em w:val="none"/>
      </w:rPr>
    </w:lvl>
    <w:lvl w:ilvl="4">
      <w:start w:val="1"/>
      <w:numFmt w:val="decimal"/>
      <w:suff w:val="space"/>
      <w:lvlText w:val="%1.%2.%3.%4.%5 "/>
      <w:lvlJc w:val="left"/>
      <w:pPr>
        <w:ind w:left="992" w:hanging="992"/>
      </w:pPr>
      <w:rPr>
        <w:rFonts w:hint="eastAsia"/>
      </w:rPr>
    </w:lvl>
    <w:lvl w:ilvl="5">
      <w:start w:val="1"/>
      <w:numFmt w:val="decimal"/>
      <w:pStyle w:val="6"/>
      <w:suff w:val="space"/>
      <w:lvlText w:val="%1.%2.%3.%4.%5.%6 "/>
      <w:lvlJc w:val="left"/>
      <w:pPr>
        <w:ind w:left="1134" w:hanging="1134"/>
      </w:pPr>
      <w:rPr>
        <w:rFonts w:hint="eastAsia"/>
      </w:rPr>
    </w:lvl>
    <w:lvl w:ilvl="6">
      <w:start w:val="1"/>
      <w:numFmt w:val="decimal"/>
      <w:pStyle w:val="7"/>
      <w:suff w:val="space"/>
      <w:lvlText w:val="%1.%2.%3.%4.%5.%6.%7 "/>
      <w:lvlJc w:val="left"/>
      <w:pPr>
        <w:ind w:left="1276" w:hanging="1276"/>
      </w:pPr>
      <w:rPr>
        <w:rFonts w:hint="eastAsia"/>
      </w:rPr>
    </w:lvl>
    <w:lvl w:ilvl="7">
      <w:start w:val="1"/>
      <w:numFmt w:val="decimal"/>
      <w:pStyle w:val="8"/>
      <w:suff w:val="space"/>
      <w:lvlText w:val="%1.%2.%3.%4.%5.%6.%7.%8 "/>
      <w:lvlJc w:val="left"/>
      <w:pPr>
        <w:ind w:left="1418" w:hanging="1418"/>
      </w:pPr>
      <w:rPr>
        <w:rFonts w:hint="eastAsia"/>
      </w:rPr>
    </w:lvl>
    <w:lvl w:ilvl="8">
      <w:start w:val="1"/>
      <w:numFmt w:val="decimal"/>
      <w:pStyle w:val="9"/>
      <w:suff w:val="space"/>
      <w:lvlText w:val="%1.%2.%3.%4.%5.%6.%7.%8.%9 "/>
      <w:lvlJc w:val="left"/>
      <w:pPr>
        <w:ind w:left="1559" w:hanging="1559"/>
      </w:pPr>
      <w:rPr>
        <w:rFonts w:hint="eastAsia"/>
      </w:rPr>
    </w:lvl>
  </w:abstractNum>
  <w:abstractNum w:abstractNumId="69" w15:restartNumberingAfterBreak="0">
    <w:nsid w:val="74B22648"/>
    <w:multiLevelType w:val="hybridMultilevel"/>
    <w:tmpl w:val="C344B6B4"/>
    <w:lvl w:ilvl="0" w:tplc="9E1066CC">
      <w:start w:val="1"/>
      <w:numFmt w:val="bullet"/>
      <w:pStyle w:val="TCC13"/>
      <w:lvlText w:val=""/>
      <w:lvlJc w:val="left"/>
      <w:pPr>
        <w:ind w:left="950" w:hanging="400"/>
      </w:pPr>
      <w:rPr>
        <w:rFonts w:ascii="Wingdings" w:hAnsi="Wingdings" w:hint="default"/>
      </w:rPr>
    </w:lvl>
    <w:lvl w:ilvl="1" w:tplc="04090003">
      <w:start w:val="1"/>
      <w:numFmt w:val="bullet"/>
      <w:lvlText w:val=""/>
      <w:lvlJc w:val="left"/>
      <w:pPr>
        <w:ind w:left="1350" w:hanging="400"/>
      </w:pPr>
      <w:rPr>
        <w:rFonts w:ascii="Wingdings" w:hAnsi="Wingdings" w:hint="default"/>
      </w:rPr>
    </w:lvl>
    <w:lvl w:ilvl="2" w:tplc="04090005" w:tentative="1">
      <w:start w:val="1"/>
      <w:numFmt w:val="bullet"/>
      <w:lvlText w:val=""/>
      <w:lvlJc w:val="left"/>
      <w:pPr>
        <w:ind w:left="1750" w:hanging="400"/>
      </w:pPr>
      <w:rPr>
        <w:rFonts w:ascii="Wingdings" w:hAnsi="Wingdings" w:hint="default"/>
      </w:rPr>
    </w:lvl>
    <w:lvl w:ilvl="3" w:tplc="04090001" w:tentative="1">
      <w:start w:val="1"/>
      <w:numFmt w:val="bullet"/>
      <w:lvlText w:val=""/>
      <w:lvlJc w:val="left"/>
      <w:pPr>
        <w:ind w:left="2150" w:hanging="400"/>
      </w:pPr>
      <w:rPr>
        <w:rFonts w:ascii="Wingdings" w:hAnsi="Wingdings" w:hint="default"/>
      </w:rPr>
    </w:lvl>
    <w:lvl w:ilvl="4" w:tplc="04090003" w:tentative="1">
      <w:start w:val="1"/>
      <w:numFmt w:val="bullet"/>
      <w:lvlText w:val=""/>
      <w:lvlJc w:val="left"/>
      <w:pPr>
        <w:ind w:left="2550" w:hanging="400"/>
      </w:pPr>
      <w:rPr>
        <w:rFonts w:ascii="Wingdings" w:hAnsi="Wingdings" w:hint="default"/>
      </w:rPr>
    </w:lvl>
    <w:lvl w:ilvl="5" w:tplc="04090005" w:tentative="1">
      <w:start w:val="1"/>
      <w:numFmt w:val="bullet"/>
      <w:lvlText w:val=""/>
      <w:lvlJc w:val="left"/>
      <w:pPr>
        <w:ind w:left="2950" w:hanging="400"/>
      </w:pPr>
      <w:rPr>
        <w:rFonts w:ascii="Wingdings" w:hAnsi="Wingdings" w:hint="default"/>
      </w:rPr>
    </w:lvl>
    <w:lvl w:ilvl="6" w:tplc="04090001" w:tentative="1">
      <w:start w:val="1"/>
      <w:numFmt w:val="bullet"/>
      <w:lvlText w:val=""/>
      <w:lvlJc w:val="left"/>
      <w:pPr>
        <w:ind w:left="3350" w:hanging="400"/>
      </w:pPr>
      <w:rPr>
        <w:rFonts w:ascii="Wingdings" w:hAnsi="Wingdings" w:hint="default"/>
      </w:rPr>
    </w:lvl>
    <w:lvl w:ilvl="7" w:tplc="04090003" w:tentative="1">
      <w:start w:val="1"/>
      <w:numFmt w:val="bullet"/>
      <w:lvlText w:val=""/>
      <w:lvlJc w:val="left"/>
      <w:pPr>
        <w:ind w:left="3750" w:hanging="400"/>
      </w:pPr>
      <w:rPr>
        <w:rFonts w:ascii="Wingdings" w:hAnsi="Wingdings" w:hint="default"/>
      </w:rPr>
    </w:lvl>
    <w:lvl w:ilvl="8" w:tplc="04090005" w:tentative="1">
      <w:start w:val="1"/>
      <w:numFmt w:val="bullet"/>
      <w:lvlText w:val=""/>
      <w:lvlJc w:val="left"/>
      <w:pPr>
        <w:ind w:left="4150" w:hanging="400"/>
      </w:pPr>
      <w:rPr>
        <w:rFonts w:ascii="Wingdings" w:hAnsi="Wingdings" w:hint="default"/>
      </w:rPr>
    </w:lvl>
  </w:abstractNum>
  <w:abstractNum w:abstractNumId="70" w15:restartNumberingAfterBreak="0">
    <w:nsid w:val="7874427C"/>
    <w:multiLevelType w:val="hybridMultilevel"/>
    <w:tmpl w:val="8CC6F1C8"/>
    <w:lvl w:ilvl="0" w:tplc="27623664">
      <w:start w:val="1"/>
      <w:numFmt w:val="bullet"/>
      <w:pStyle w:val="TCC22"/>
      <w:lvlText w:val=""/>
      <w:lvlJc w:val="left"/>
      <w:pPr>
        <w:ind w:left="1150" w:hanging="400"/>
      </w:pPr>
      <w:rPr>
        <w:rFonts w:ascii="Wingdings" w:hAnsi="Wingdings" w:hint="default"/>
      </w:rPr>
    </w:lvl>
    <w:lvl w:ilvl="1" w:tplc="04090003">
      <w:start w:val="1"/>
      <w:numFmt w:val="bullet"/>
      <w:lvlText w:val=""/>
      <w:lvlJc w:val="left"/>
      <w:pPr>
        <w:ind w:left="1550" w:hanging="400"/>
      </w:pPr>
      <w:rPr>
        <w:rFonts w:ascii="Wingdings" w:hAnsi="Wingdings" w:hint="default"/>
      </w:rPr>
    </w:lvl>
    <w:lvl w:ilvl="2" w:tplc="04090005">
      <w:start w:val="1"/>
      <w:numFmt w:val="bullet"/>
      <w:lvlText w:val=""/>
      <w:lvlJc w:val="left"/>
      <w:pPr>
        <w:ind w:left="1950" w:hanging="400"/>
      </w:pPr>
      <w:rPr>
        <w:rFonts w:ascii="Wingdings" w:hAnsi="Wingdings" w:hint="default"/>
      </w:rPr>
    </w:lvl>
    <w:lvl w:ilvl="3" w:tplc="04090001" w:tentative="1">
      <w:start w:val="1"/>
      <w:numFmt w:val="bullet"/>
      <w:lvlText w:val=""/>
      <w:lvlJc w:val="left"/>
      <w:pPr>
        <w:ind w:left="2350" w:hanging="400"/>
      </w:pPr>
      <w:rPr>
        <w:rFonts w:ascii="Wingdings" w:hAnsi="Wingdings" w:hint="default"/>
      </w:rPr>
    </w:lvl>
    <w:lvl w:ilvl="4" w:tplc="04090003" w:tentative="1">
      <w:start w:val="1"/>
      <w:numFmt w:val="bullet"/>
      <w:lvlText w:val=""/>
      <w:lvlJc w:val="left"/>
      <w:pPr>
        <w:ind w:left="2750" w:hanging="400"/>
      </w:pPr>
      <w:rPr>
        <w:rFonts w:ascii="Wingdings" w:hAnsi="Wingdings" w:hint="default"/>
      </w:rPr>
    </w:lvl>
    <w:lvl w:ilvl="5" w:tplc="04090005" w:tentative="1">
      <w:start w:val="1"/>
      <w:numFmt w:val="bullet"/>
      <w:lvlText w:val=""/>
      <w:lvlJc w:val="left"/>
      <w:pPr>
        <w:ind w:left="3150" w:hanging="400"/>
      </w:pPr>
      <w:rPr>
        <w:rFonts w:ascii="Wingdings" w:hAnsi="Wingdings" w:hint="default"/>
      </w:rPr>
    </w:lvl>
    <w:lvl w:ilvl="6" w:tplc="04090001" w:tentative="1">
      <w:start w:val="1"/>
      <w:numFmt w:val="bullet"/>
      <w:lvlText w:val=""/>
      <w:lvlJc w:val="left"/>
      <w:pPr>
        <w:ind w:left="3550" w:hanging="400"/>
      </w:pPr>
      <w:rPr>
        <w:rFonts w:ascii="Wingdings" w:hAnsi="Wingdings" w:hint="default"/>
      </w:rPr>
    </w:lvl>
    <w:lvl w:ilvl="7" w:tplc="04090003" w:tentative="1">
      <w:start w:val="1"/>
      <w:numFmt w:val="bullet"/>
      <w:lvlText w:val=""/>
      <w:lvlJc w:val="left"/>
      <w:pPr>
        <w:ind w:left="3950" w:hanging="400"/>
      </w:pPr>
      <w:rPr>
        <w:rFonts w:ascii="Wingdings" w:hAnsi="Wingdings" w:hint="default"/>
      </w:rPr>
    </w:lvl>
    <w:lvl w:ilvl="8" w:tplc="04090005" w:tentative="1">
      <w:start w:val="1"/>
      <w:numFmt w:val="bullet"/>
      <w:lvlText w:val=""/>
      <w:lvlJc w:val="left"/>
      <w:pPr>
        <w:ind w:left="4350" w:hanging="400"/>
      </w:pPr>
      <w:rPr>
        <w:rFonts w:ascii="Wingdings" w:hAnsi="Wingdings" w:hint="default"/>
      </w:rPr>
    </w:lvl>
  </w:abstractNum>
  <w:abstractNum w:abstractNumId="71" w15:restartNumberingAfterBreak="0">
    <w:nsid w:val="792603B3"/>
    <w:multiLevelType w:val="hybridMultilevel"/>
    <w:tmpl w:val="380EF9E6"/>
    <w:lvl w:ilvl="0" w:tplc="F3745464">
      <w:start w:val="1"/>
      <w:numFmt w:val="bullet"/>
      <w:pStyle w:val="TCC40"/>
      <w:lvlText w:val="-"/>
      <w:lvlJc w:val="left"/>
      <w:pPr>
        <w:ind w:left="1550" w:hanging="400"/>
      </w:pPr>
      <w:rPr>
        <w:rFonts w:ascii="Arial" w:eastAsia="굴림체" w:hAnsi="Arial" w:cs="Arial" w:hint="default"/>
      </w:rPr>
    </w:lvl>
    <w:lvl w:ilvl="1" w:tplc="04090003" w:tentative="1">
      <w:start w:val="1"/>
      <w:numFmt w:val="bullet"/>
      <w:lvlText w:val=""/>
      <w:lvlJc w:val="left"/>
      <w:pPr>
        <w:ind w:left="1950" w:hanging="400"/>
      </w:pPr>
      <w:rPr>
        <w:rFonts w:ascii="Wingdings" w:hAnsi="Wingdings" w:hint="default"/>
      </w:rPr>
    </w:lvl>
    <w:lvl w:ilvl="2" w:tplc="04090005" w:tentative="1">
      <w:start w:val="1"/>
      <w:numFmt w:val="bullet"/>
      <w:lvlText w:val=""/>
      <w:lvlJc w:val="left"/>
      <w:pPr>
        <w:ind w:left="2350" w:hanging="400"/>
      </w:pPr>
      <w:rPr>
        <w:rFonts w:ascii="Wingdings" w:hAnsi="Wingdings" w:hint="default"/>
      </w:rPr>
    </w:lvl>
    <w:lvl w:ilvl="3" w:tplc="04090001" w:tentative="1">
      <w:start w:val="1"/>
      <w:numFmt w:val="bullet"/>
      <w:lvlText w:val=""/>
      <w:lvlJc w:val="left"/>
      <w:pPr>
        <w:ind w:left="2750" w:hanging="400"/>
      </w:pPr>
      <w:rPr>
        <w:rFonts w:ascii="Wingdings" w:hAnsi="Wingdings" w:hint="default"/>
      </w:rPr>
    </w:lvl>
    <w:lvl w:ilvl="4" w:tplc="04090003" w:tentative="1">
      <w:start w:val="1"/>
      <w:numFmt w:val="bullet"/>
      <w:lvlText w:val=""/>
      <w:lvlJc w:val="left"/>
      <w:pPr>
        <w:ind w:left="3150" w:hanging="400"/>
      </w:pPr>
      <w:rPr>
        <w:rFonts w:ascii="Wingdings" w:hAnsi="Wingdings" w:hint="default"/>
      </w:rPr>
    </w:lvl>
    <w:lvl w:ilvl="5" w:tplc="04090005" w:tentative="1">
      <w:start w:val="1"/>
      <w:numFmt w:val="bullet"/>
      <w:lvlText w:val=""/>
      <w:lvlJc w:val="left"/>
      <w:pPr>
        <w:ind w:left="3550" w:hanging="400"/>
      </w:pPr>
      <w:rPr>
        <w:rFonts w:ascii="Wingdings" w:hAnsi="Wingdings" w:hint="default"/>
      </w:rPr>
    </w:lvl>
    <w:lvl w:ilvl="6" w:tplc="04090001" w:tentative="1">
      <w:start w:val="1"/>
      <w:numFmt w:val="bullet"/>
      <w:lvlText w:val=""/>
      <w:lvlJc w:val="left"/>
      <w:pPr>
        <w:ind w:left="3950" w:hanging="400"/>
      </w:pPr>
      <w:rPr>
        <w:rFonts w:ascii="Wingdings" w:hAnsi="Wingdings" w:hint="default"/>
      </w:rPr>
    </w:lvl>
    <w:lvl w:ilvl="7" w:tplc="04090003" w:tentative="1">
      <w:start w:val="1"/>
      <w:numFmt w:val="bullet"/>
      <w:lvlText w:val=""/>
      <w:lvlJc w:val="left"/>
      <w:pPr>
        <w:ind w:left="4350" w:hanging="400"/>
      </w:pPr>
      <w:rPr>
        <w:rFonts w:ascii="Wingdings" w:hAnsi="Wingdings" w:hint="default"/>
      </w:rPr>
    </w:lvl>
    <w:lvl w:ilvl="8" w:tplc="04090005" w:tentative="1">
      <w:start w:val="1"/>
      <w:numFmt w:val="bullet"/>
      <w:lvlText w:val=""/>
      <w:lvlJc w:val="left"/>
      <w:pPr>
        <w:ind w:left="4750" w:hanging="400"/>
      </w:pPr>
      <w:rPr>
        <w:rFonts w:ascii="Wingdings" w:hAnsi="Wingdings" w:hint="default"/>
      </w:rPr>
    </w:lvl>
  </w:abstractNum>
  <w:abstractNum w:abstractNumId="72" w15:restartNumberingAfterBreak="0">
    <w:nsid w:val="7930668D"/>
    <w:multiLevelType w:val="hybridMultilevel"/>
    <w:tmpl w:val="3FA4E2FE"/>
    <w:lvl w:ilvl="0" w:tplc="EC4EFFC2">
      <w:start w:val="1"/>
      <w:numFmt w:val="decimalEnclosedCircle"/>
      <w:suff w:val="space"/>
      <w:lvlText w:val="%1"/>
      <w:lvlJc w:val="left"/>
      <w:pPr>
        <w:ind w:left="142" w:hanging="142"/>
      </w:pPr>
      <w:rPr>
        <w:rFonts w:hint="eastAsia"/>
      </w:rPr>
    </w:lvl>
    <w:lvl w:ilvl="1" w:tplc="04090019" w:tentative="1">
      <w:start w:val="1"/>
      <w:numFmt w:val="upperLetter"/>
      <w:lvlText w:val="%2."/>
      <w:lvlJc w:val="left"/>
      <w:pPr>
        <w:ind w:left="1223" w:hanging="400"/>
      </w:pPr>
    </w:lvl>
    <w:lvl w:ilvl="2" w:tplc="0409001B" w:tentative="1">
      <w:start w:val="1"/>
      <w:numFmt w:val="lowerRoman"/>
      <w:lvlText w:val="%3."/>
      <w:lvlJc w:val="right"/>
      <w:pPr>
        <w:ind w:left="1623" w:hanging="400"/>
      </w:pPr>
    </w:lvl>
    <w:lvl w:ilvl="3" w:tplc="0409000F" w:tentative="1">
      <w:start w:val="1"/>
      <w:numFmt w:val="decimal"/>
      <w:lvlText w:val="%4."/>
      <w:lvlJc w:val="left"/>
      <w:pPr>
        <w:ind w:left="2023" w:hanging="400"/>
      </w:pPr>
    </w:lvl>
    <w:lvl w:ilvl="4" w:tplc="04090019" w:tentative="1">
      <w:start w:val="1"/>
      <w:numFmt w:val="upperLetter"/>
      <w:lvlText w:val="%5."/>
      <w:lvlJc w:val="left"/>
      <w:pPr>
        <w:ind w:left="2423" w:hanging="400"/>
      </w:pPr>
    </w:lvl>
    <w:lvl w:ilvl="5" w:tplc="0409001B" w:tentative="1">
      <w:start w:val="1"/>
      <w:numFmt w:val="lowerRoman"/>
      <w:lvlText w:val="%6."/>
      <w:lvlJc w:val="right"/>
      <w:pPr>
        <w:ind w:left="2823" w:hanging="400"/>
      </w:pPr>
    </w:lvl>
    <w:lvl w:ilvl="6" w:tplc="0409000F" w:tentative="1">
      <w:start w:val="1"/>
      <w:numFmt w:val="decimal"/>
      <w:lvlText w:val="%7."/>
      <w:lvlJc w:val="left"/>
      <w:pPr>
        <w:ind w:left="3223" w:hanging="400"/>
      </w:pPr>
    </w:lvl>
    <w:lvl w:ilvl="7" w:tplc="04090019" w:tentative="1">
      <w:start w:val="1"/>
      <w:numFmt w:val="upperLetter"/>
      <w:lvlText w:val="%8."/>
      <w:lvlJc w:val="left"/>
      <w:pPr>
        <w:ind w:left="3623" w:hanging="400"/>
      </w:pPr>
    </w:lvl>
    <w:lvl w:ilvl="8" w:tplc="0409001B" w:tentative="1">
      <w:start w:val="1"/>
      <w:numFmt w:val="lowerRoman"/>
      <w:lvlText w:val="%9."/>
      <w:lvlJc w:val="right"/>
      <w:pPr>
        <w:ind w:left="4023" w:hanging="400"/>
      </w:pPr>
    </w:lvl>
  </w:abstractNum>
  <w:num w:numId="1">
    <w:abstractNumId w:val="0"/>
  </w:num>
  <w:num w:numId="2">
    <w:abstractNumId w:val="7"/>
  </w:num>
  <w:num w:numId="3">
    <w:abstractNumId w:val="2"/>
  </w:num>
  <w:num w:numId="4">
    <w:abstractNumId w:val="1"/>
  </w:num>
  <w:num w:numId="5">
    <w:abstractNumId w:val="8"/>
  </w:num>
  <w:num w:numId="6">
    <w:abstractNumId w:val="6"/>
  </w:num>
  <w:num w:numId="7">
    <w:abstractNumId w:val="5"/>
  </w:num>
  <w:num w:numId="8">
    <w:abstractNumId w:val="4"/>
  </w:num>
  <w:num w:numId="9">
    <w:abstractNumId w:val="3"/>
  </w:num>
  <w:num w:numId="10">
    <w:abstractNumId w:val="68"/>
  </w:num>
  <w:num w:numId="11">
    <w:abstractNumId w:val="21"/>
  </w:num>
  <w:num w:numId="12">
    <w:abstractNumId w:val="52"/>
  </w:num>
  <w:num w:numId="13">
    <w:abstractNumId w:val="43"/>
  </w:num>
  <w:num w:numId="14">
    <w:abstractNumId w:val="24"/>
  </w:num>
  <w:num w:numId="15">
    <w:abstractNumId w:val="66"/>
    <w:lvlOverride w:ilvl="0">
      <w:startOverride w:val="1"/>
      <w:lvl w:ilvl="0">
        <w:start w:val="1"/>
        <w:numFmt w:val="decimal"/>
        <w:pStyle w:val="TCC5"/>
        <w:suff w:val="space"/>
        <w:lvlText w:val="(%1)"/>
        <w:lvlJc w:val="left"/>
        <w:pPr>
          <w:ind w:left="2800" w:hanging="200"/>
        </w:pPr>
        <w:rPr>
          <w:rFonts w:hint="default"/>
          <w:sz w:val="20"/>
        </w:rPr>
      </w:lvl>
    </w:lvlOverride>
  </w:num>
  <w:num w:numId="16">
    <w:abstractNumId w:val="44"/>
  </w:num>
  <w:num w:numId="17">
    <w:abstractNumId w:val="37"/>
  </w:num>
  <w:num w:numId="18">
    <w:abstractNumId w:val="33"/>
  </w:num>
  <w:num w:numId="19">
    <w:abstractNumId w:val="57"/>
  </w:num>
  <w:num w:numId="20">
    <w:abstractNumId w:val="9"/>
  </w:num>
  <w:num w:numId="21">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9"/>
  </w:num>
  <w:num w:numId="23">
    <w:abstractNumId w:val="70"/>
  </w:num>
  <w:num w:numId="24">
    <w:abstractNumId w:val="62"/>
  </w:num>
  <w:num w:numId="25">
    <w:abstractNumId w:val="71"/>
  </w:num>
  <w:num w:numId="26">
    <w:abstractNumId w:val="31"/>
  </w:num>
  <w:num w:numId="27">
    <w:abstractNumId w:val="54"/>
  </w:num>
  <w:num w:numId="28">
    <w:abstractNumId w:val="16"/>
  </w:num>
  <w:num w:numId="29">
    <w:abstractNumId w:val="25"/>
  </w:num>
  <w:num w:numId="30">
    <w:abstractNumId w:val="63"/>
  </w:num>
  <w:num w:numId="31">
    <w:abstractNumId w:val="58"/>
  </w:num>
  <w:num w:numId="32">
    <w:abstractNumId w:val="27"/>
  </w:num>
  <w:num w:numId="33">
    <w:abstractNumId w:val="26"/>
  </w:num>
  <w:num w:numId="34">
    <w:abstractNumId w:val="65"/>
  </w:num>
  <w:num w:numId="35">
    <w:abstractNumId w:val="48"/>
  </w:num>
  <w:num w:numId="36">
    <w:abstractNumId w:val="30"/>
  </w:num>
  <w:num w:numId="37">
    <w:abstractNumId w:val="15"/>
  </w:num>
  <w:num w:numId="38">
    <w:abstractNumId w:val="32"/>
  </w:num>
  <w:num w:numId="39">
    <w:abstractNumId w:val="20"/>
  </w:num>
  <w:num w:numId="40">
    <w:abstractNumId w:val="18"/>
  </w:num>
  <w:num w:numId="41">
    <w:abstractNumId w:val="59"/>
  </w:num>
  <w:num w:numId="42">
    <w:abstractNumId w:val="23"/>
  </w:num>
  <w:num w:numId="43">
    <w:abstractNumId w:val="10"/>
  </w:num>
  <w:num w:numId="44">
    <w:abstractNumId w:val="36"/>
  </w:num>
  <w:num w:numId="45">
    <w:abstractNumId w:val="53"/>
  </w:num>
  <w:num w:numId="46">
    <w:abstractNumId w:val="31"/>
    <w:lvlOverride w:ilvl="0">
      <w:startOverride w:val="1"/>
    </w:lvlOverride>
  </w:num>
  <w:num w:numId="47">
    <w:abstractNumId w:val="31"/>
  </w:num>
  <w:num w:numId="48">
    <w:abstractNumId w:val="31"/>
    <w:lvlOverride w:ilvl="0">
      <w:startOverride w:val="1"/>
    </w:lvlOverride>
  </w:num>
  <w:num w:numId="49">
    <w:abstractNumId w:val="31"/>
  </w:num>
  <w:num w:numId="50">
    <w:abstractNumId w:val="31"/>
    <w:lvlOverride w:ilvl="0">
      <w:startOverride w:val="1"/>
    </w:lvlOverride>
  </w:num>
  <w:num w:numId="51">
    <w:abstractNumId w:val="40"/>
  </w:num>
  <w:num w:numId="52">
    <w:abstractNumId w:val="46"/>
  </w:num>
  <w:num w:numId="53">
    <w:abstractNumId w:val="11"/>
  </w:num>
  <w:num w:numId="54">
    <w:abstractNumId w:val="31"/>
  </w:num>
  <w:num w:numId="55">
    <w:abstractNumId w:val="12"/>
  </w:num>
  <w:num w:numId="56">
    <w:abstractNumId w:val="39"/>
  </w:num>
  <w:num w:numId="57">
    <w:abstractNumId w:val="55"/>
  </w:num>
  <w:num w:numId="58">
    <w:abstractNumId w:val="41"/>
  </w:num>
  <w:num w:numId="59">
    <w:abstractNumId w:val="56"/>
  </w:num>
  <w:num w:numId="60">
    <w:abstractNumId w:val="51"/>
  </w:num>
  <w:num w:numId="61">
    <w:abstractNumId w:val="34"/>
  </w:num>
  <w:num w:numId="62">
    <w:abstractNumId w:val="60"/>
  </w:num>
  <w:num w:numId="63">
    <w:abstractNumId w:val="69"/>
  </w:num>
  <w:num w:numId="64">
    <w:abstractNumId w:val="56"/>
  </w:num>
  <w:num w:numId="65">
    <w:abstractNumId w:val="34"/>
  </w:num>
  <w:num w:numId="66">
    <w:abstractNumId w:val="60"/>
  </w:num>
  <w:num w:numId="6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31"/>
    <w:lvlOverride w:ilvl="0">
      <w:startOverride w:val="1"/>
    </w:lvlOverride>
  </w:num>
  <w:num w:numId="70">
    <w:abstractNumId w:val="50"/>
  </w:num>
  <w:num w:numId="71">
    <w:abstractNumId w:val="19"/>
  </w:num>
  <w:num w:numId="72">
    <w:abstractNumId w:val="17"/>
  </w:num>
  <w:num w:numId="73">
    <w:abstractNumId w:val="38"/>
  </w:num>
  <w:num w:numId="74">
    <w:abstractNumId w:val="45"/>
  </w:num>
  <w:num w:numId="75">
    <w:abstractNumId w:val="64"/>
  </w:num>
  <w:num w:numId="76">
    <w:abstractNumId w:val="13"/>
  </w:num>
  <w:num w:numId="77">
    <w:abstractNumId w:val="61"/>
  </w:num>
  <w:num w:numId="78">
    <w:abstractNumId w:val="14"/>
  </w:num>
  <w:num w:numId="79">
    <w:abstractNumId w:val="42"/>
  </w:num>
  <w:num w:numId="80">
    <w:abstractNumId w:val="49"/>
  </w:num>
  <w:num w:numId="81">
    <w:abstractNumId w:val="72"/>
  </w:num>
  <w:num w:numId="82">
    <w:abstractNumId w:val="67"/>
  </w:num>
  <w:num w:numId="8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9"/>
  </w:num>
  <w:num w:numId="88">
    <w:abstractNumId w:val="22"/>
  </w:num>
  <w:num w:numId="89">
    <w:abstractNumId w:val="28"/>
  </w:num>
  <w:num w:numId="90">
    <w:abstractNumId w:val="35"/>
  </w:num>
  <w:num w:numId="91">
    <w:abstractNumId w:val="31"/>
    <w:lvlOverride w:ilvl="0">
      <w:startOverride w:val="1"/>
    </w:lvlOverride>
  </w:num>
  <w:num w:numId="92">
    <w:abstractNumId w:val="31"/>
    <w:lvlOverride w:ilvl="0">
      <w:startOverride w:val="1"/>
    </w:lvlOverride>
  </w:num>
  <w:numIdMacAtCleanup w:val="9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박동건 (DG Park)">
    <w15:presenceInfo w15:providerId="AD" w15:userId="S::dg.park@telechips.com::a0f78652-64b8-4cc4-8681-252ef706277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4"/>
  <w:trackRevisions/>
  <w:defaultTabStop w:val="799"/>
  <w:drawingGridHorizontalSpacing w:val="91"/>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5AF"/>
    <w:rsid w:val="00000193"/>
    <w:rsid w:val="00000649"/>
    <w:rsid w:val="00000F90"/>
    <w:rsid w:val="00001204"/>
    <w:rsid w:val="00002822"/>
    <w:rsid w:val="00003874"/>
    <w:rsid w:val="000041AB"/>
    <w:rsid w:val="000042C3"/>
    <w:rsid w:val="00004753"/>
    <w:rsid w:val="00004B6B"/>
    <w:rsid w:val="0000501D"/>
    <w:rsid w:val="00005371"/>
    <w:rsid w:val="00005AF8"/>
    <w:rsid w:val="00005D97"/>
    <w:rsid w:val="000063EA"/>
    <w:rsid w:val="0001013C"/>
    <w:rsid w:val="00010539"/>
    <w:rsid w:val="00010E68"/>
    <w:rsid w:val="0001116B"/>
    <w:rsid w:val="000116E5"/>
    <w:rsid w:val="00013A63"/>
    <w:rsid w:val="00013AB7"/>
    <w:rsid w:val="00014F50"/>
    <w:rsid w:val="00015288"/>
    <w:rsid w:val="000153A3"/>
    <w:rsid w:val="0001627E"/>
    <w:rsid w:val="00016FEA"/>
    <w:rsid w:val="000170FC"/>
    <w:rsid w:val="0001727B"/>
    <w:rsid w:val="00017E34"/>
    <w:rsid w:val="000202D7"/>
    <w:rsid w:val="0002056B"/>
    <w:rsid w:val="00020DC9"/>
    <w:rsid w:val="00020E06"/>
    <w:rsid w:val="00020EDE"/>
    <w:rsid w:val="0002152E"/>
    <w:rsid w:val="000215B1"/>
    <w:rsid w:val="0002296E"/>
    <w:rsid w:val="0002356A"/>
    <w:rsid w:val="0002489D"/>
    <w:rsid w:val="00024BA4"/>
    <w:rsid w:val="00025903"/>
    <w:rsid w:val="00025C5F"/>
    <w:rsid w:val="00025F1C"/>
    <w:rsid w:val="00026792"/>
    <w:rsid w:val="00027215"/>
    <w:rsid w:val="000276DC"/>
    <w:rsid w:val="00027733"/>
    <w:rsid w:val="00030AB7"/>
    <w:rsid w:val="000312B9"/>
    <w:rsid w:val="00031630"/>
    <w:rsid w:val="00031E40"/>
    <w:rsid w:val="0003255A"/>
    <w:rsid w:val="000325B0"/>
    <w:rsid w:val="00032A5E"/>
    <w:rsid w:val="00032C92"/>
    <w:rsid w:val="00032E6B"/>
    <w:rsid w:val="000335DA"/>
    <w:rsid w:val="000348FB"/>
    <w:rsid w:val="00034B36"/>
    <w:rsid w:val="0003520A"/>
    <w:rsid w:val="0003645F"/>
    <w:rsid w:val="00036577"/>
    <w:rsid w:val="00036A21"/>
    <w:rsid w:val="0003722B"/>
    <w:rsid w:val="000374DF"/>
    <w:rsid w:val="00037A63"/>
    <w:rsid w:val="00037D1B"/>
    <w:rsid w:val="000400E5"/>
    <w:rsid w:val="00041E61"/>
    <w:rsid w:val="0004201C"/>
    <w:rsid w:val="00042137"/>
    <w:rsid w:val="00042299"/>
    <w:rsid w:val="0004253C"/>
    <w:rsid w:val="0004351E"/>
    <w:rsid w:val="00044302"/>
    <w:rsid w:val="00044B91"/>
    <w:rsid w:val="00044C13"/>
    <w:rsid w:val="00045057"/>
    <w:rsid w:val="00045330"/>
    <w:rsid w:val="000461B8"/>
    <w:rsid w:val="00046560"/>
    <w:rsid w:val="00046781"/>
    <w:rsid w:val="00046980"/>
    <w:rsid w:val="0004699B"/>
    <w:rsid w:val="000473D3"/>
    <w:rsid w:val="00050463"/>
    <w:rsid w:val="000508B6"/>
    <w:rsid w:val="00050EC3"/>
    <w:rsid w:val="00052119"/>
    <w:rsid w:val="00052839"/>
    <w:rsid w:val="00052C09"/>
    <w:rsid w:val="00053792"/>
    <w:rsid w:val="00053B63"/>
    <w:rsid w:val="00053D7A"/>
    <w:rsid w:val="00053E2E"/>
    <w:rsid w:val="000540DF"/>
    <w:rsid w:val="000546A1"/>
    <w:rsid w:val="0005521E"/>
    <w:rsid w:val="000555D8"/>
    <w:rsid w:val="00055B5D"/>
    <w:rsid w:val="00056863"/>
    <w:rsid w:val="00057D94"/>
    <w:rsid w:val="00060011"/>
    <w:rsid w:val="000614DB"/>
    <w:rsid w:val="00061676"/>
    <w:rsid w:val="00061A95"/>
    <w:rsid w:val="00062FE3"/>
    <w:rsid w:val="00064242"/>
    <w:rsid w:val="0006454F"/>
    <w:rsid w:val="0006460E"/>
    <w:rsid w:val="0006512F"/>
    <w:rsid w:val="000651D1"/>
    <w:rsid w:val="00066373"/>
    <w:rsid w:val="0006732F"/>
    <w:rsid w:val="00067B79"/>
    <w:rsid w:val="00067CBB"/>
    <w:rsid w:val="00070312"/>
    <w:rsid w:val="00070CFC"/>
    <w:rsid w:val="00071E4C"/>
    <w:rsid w:val="0007206B"/>
    <w:rsid w:val="0007221B"/>
    <w:rsid w:val="00073252"/>
    <w:rsid w:val="000734E9"/>
    <w:rsid w:val="000735DA"/>
    <w:rsid w:val="000741D9"/>
    <w:rsid w:val="00074382"/>
    <w:rsid w:val="00075959"/>
    <w:rsid w:val="00075B64"/>
    <w:rsid w:val="00075ED0"/>
    <w:rsid w:val="00075EFF"/>
    <w:rsid w:val="00077181"/>
    <w:rsid w:val="000773B5"/>
    <w:rsid w:val="000779B9"/>
    <w:rsid w:val="00077AE1"/>
    <w:rsid w:val="00080855"/>
    <w:rsid w:val="00081095"/>
    <w:rsid w:val="000812B4"/>
    <w:rsid w:val="0008159E"/>
    <w:rsid w:val="000816B4"/>
    <w:rsid w:val="0008197D"/>
    <w:rsid w:val="00082C89"/>
    <w:rsid w:val="00082E18"/>
    <w:rsid w:val="00083282"/>
    <w:rsid w:val="00083618"/>
    <w:rsid w:val="00083E20"/>
    <w:rsid w:val="0008436A"/>
    <w:rsid w:val="00084735"/>
    <w:rsid w:val="00085569"/>
    <w:rsid w:val="000858F9"/>
    <w:rsid w:val="000864C4"/>
    <w:rsid w:val="000864CA"/>
    <w:rsid w:val="00086AD8"/>
    <w:rsid w:val="00086CF4"/>
    <w:rsid w:val="00090DBB"/>
    <w:rsid w:val="00091235"/>
    <w:rsid w:val="000913B5"/>
    <w:rsid w:val="00091904"/>
    <w:rsid w:val="0009268D"/>
    <w:rsid w:val="000926BA"/>
    <w:rsid w:val="0009290C"/>
    <w:rsid w:val="00092CF1"/>
    <w:rsid w:val="00093869"/>
    <w:rsid w:val="0009414F"/>
    <w:rsid w:val="000954DD"/>
    <w:rsid w:val="00095A17"/>
    <w:rsid w:val="00095B71"/>
    <w:rsid w:val="0009611A"/>
    <w:rsid w:val="000979F6"/>
    <w:rsid w:val="000A1C20"/>
    <w:rsid w:val="000A23D2"/>
    <w:rsid w:val="000A2A45"/>
    <w:rsid w:val="000A3326"/>
    <w:rsid w:val="000A40BE"/>
    <w:rsid w:val="000A4251"/>
    <w:rsid w:val="000A4A61"/>
    <w:rsid w:val="000A4FDF"/>
    <w:rsid w:val="000A5924"/>
    <w:rsid w:val="000A5CFE"/>
    <w:rsid w:val="000A5D95"/>
    <w:rsid w:val="000A5E82"/>
    <w:rsid w:val="000A696D"/>
    <w:rsid w:val="000A6CF7"/>
    <w:rsid w:val="000A7029"/>
    <w:rsid w:val="000A7858"/>
    <w:rsid w:val="000A78B4"/>
    <w:rsid w:val="000A7F97"/>
    <w:rsid w:val="000B1512"/>
    <w:rsid w:val="000B281C"/>
    <w:rsid w:val="000B2D0E"/>
    <w:rsid w:val="000B3161"/>
    <w:rsid w:val="000B31D3"/>
    <w:rsid w:val="000B393F"/>
    <w:rsid w:val="000B3CF3"/>
    <w:rsid w:val="000B4463"/>
    <w:rsid w:val="000B5025"/>
    <w:rsid w:val="000B683E"/>
    <w:rsid w:val="000B6EC2"/>
    <w:rsid w:val="000B70EC"/>
    <w:rsid w:val="000B7750"/>
    <w:rsid w:val="000C0090"/>
    <w:rsid w:val="000C0455"/>
    <w:rsid w:val="000C1196"/>
    <w:rsid w:val="000C163F"/>
    <w:rsid w:val="000C189A"/>
    <w:rsid w:val="000C1B78"/>
    <w:rsid w:val="000C2266"/>
    <w:rsid w:val="000C3702"/>
    <w:rsid w:val="000C3C4C"/>
    <w:rsid w:val="000C4B9E"/>
    <w:rsid w:val="000C5E7C"/>
    <w:rsid w:val="000C67DD"/>
    <w:rsid w:val="000C6851"/>
    <w:rsid w:val="000C6964"/>
    <w:rsid w:val="000C6B1D"/>
    <w:rsid w:val="000C6D75"/>
    <w:rsid w:val="000D0282"/>
    <w:rsid w:val="000D06C4"/>
    <w:rsid w:val="000D07FB"/>
    <w:rsid w:val="000D0EAD"/>
    <w:rsid w:val="000D1764"/>
    <w:rsid w:val="000D190F"/>
    <w:rsid w:val="000D2160"/>
    <w:rsid w:val="000D2583"/>
    <w:rsid w:val="000D25C1"/>
    <w:rsid w:val="000D2B31"/>
    <w:rsid w:val="000D2E0A"/>
    <w:rsid w:val="000D4C46"/>
    <w:rsid w:val="000D528E"/>
    <w:rsid w:val="000D5A75"/>
    <w:rsid w:val="000D6292"/>
    <w:rsid w:val="000D784F"/>
    <w:rsid w:val="000D7BA2"/>
    <w:rsid w:val="000D7E1E"/>
    <w:rsid w:val="000E0B57"/>
    <w:rsid w:val="000E1418"/>
    <w:rsid w:val="000E18E6"/>
    <w:rsid w:val="000E1CC4"/>
    <w:rsid w:val="000E1FD3"/>
    <w:rsid w:val="000E306B"/>
    <w:rsid w:val="000E44E5"/>
    <w:rsid w:val="000E4D9D"/>
    <w:rsid w:val="000E5296"/>
    <w:rsid w:val="000E5B8F"/>
    <w:rsid w:val="000E6113"/>
    <w:rsid w:val="000E6602"/>
    <w:rsid w:val="000E6B3F"/>
    <w:rsid w:val="000E6BD7"/>
    <w:rsid w:val="000E6F80"/>
    <w:rsid w:val="000E7294"/>
    <w:rsid w:val="000E7D1D"/>
    <w:rsid w:val="000E7EC0"/>
    <w:rsid w:val="000F0347"/>
    <w:rsid w:val="000F05F6"/>
    <w:rsid w:val="000F1339"/>
    <w:rsid w:val="000F149E"/>
    <w:rsid w:val="000F162F"/>
    <w:rsid w:val="000F16EA"/>
    <w:rsid w:val="000F2D2E"/>
    <w:rsid w:val="000F2E82"/>
    <w:rsid w:val="000F3201"/>
    <w:rsid w:val="000F3766"/>
    <w:rsid w:val="000F3D5D"/>
    <w:rsid w:val="000F49A1"/>
    <w:rsid w:val="000F5457"/>
    <w:rsid w:val="000F5B92"/>
    <w:rsid w:val="000F7B20"/>
    <w:rsid w:val="0010111A"/>
    <w:rsid w:val="0010116B"/>
    <w:rsid w:val="001014E6"/>
    <w:rsid w:val="001016E6"/>
    <w:rsid w:val="00102A8E"/>
    <w:rsid w:val="00103816"/>
    <w:rsid w:val="001038B9"/>
    <w:rsid w:val="001038DC"/>
    <w:rsid w:val="001041AF"/>
    <w:rsid w:val="00104B8A"/>
    <w:rsid w:val="001057E0"/>
    <w:rsid w:val="00106602"/>
    <w:rsid w:val="00106D5D"/>
    <w:rsid w:val="001104A3"/>
    <w:rsid w:val="00110597"/>
    <w:rsid w:val="00110627"/>
    <w:rsid w:val="0011102B"/>
    <w:rsid w:val="00113A18"/>
    <w:rsid w:val="00113BEB"/>
    <w:rsid w:val="001153E3"/>
    <w:rsid w:val="0011548F"/>
    <w:rsid w:val="001163DC"/>
    <w:rsid w:val="0011647C"/>
    <w:rsid w:val="001169CC"/>
    <w:rsid w:val="0011712D"/>
    <w:rsid w:val="00117257"/>
    <w:rsid w:val="00117343"/>
    <w:rsid w:val="0011755F"/>
    <w:rsid w:val="00117830"/>
    <w:rsid w:val="001217E3"/>
    <w:rsid w:val="00121B76"/>
    <w:rsid w:val="00121E6D"/>
    <w:rsid w:val="0012219C"/>
    <w:rsid w:val="001223E8"/>
    <w:rsid w:val="00123BED"/>
    <w:rsid w:val="0012576C"/>
    <w:rsid w:val="00125C2C"/>
    <w:rsid w:val="00126608"/>
    <w:rsid w:val="00127299"/>
    <w:rsid w:val="001279F3"/>
    <w:rsid w:val="0013029F"/>
    <w:rsid w:val="001304FC"/>
    <w:rsid w:val="0013078A"/>
    <w:rsid w:val="001309AE"/>
    <w:rsid w:val="00132952"/>
    <w:rsid w:val="00132D9A"/>
    <w:rsid w:val="00133340"/>
    <w:rsid w:val="001336EB"/>
    <w:rsid w:val="001338B6"/>
    <w:rsid w:val="00134783"/>
    <w:rsid w:val="001362BA"/>
    <w:rsid w:val="00136BC6"/>
    <w:rsid w:val="00137DDB"/>
    <w:rsid w:val="00140539"/>
    <w:rsid w:val="0014056D"/>
    <w:rsid w:val="00140F7E"/>
    <w:rsid w:val="0014154B"/>
    <w:rsid w:val="001419DA"/>
    <w:rsid w:val="00142482"/>
    <w:rsid w:val="001426B4"/>
    <w:rsid w:val="00142F0A"/>
    <w:rsid w:val="00143B4C"/>
    <w:rsid w:val="00143B90"/>
    <w:rsid w:val="00144340"/>
    <w:rsid w:val="0014450D"/>
    <w:rsid w:val="001448FE"/>
    <w:rsid w:val="0014492F"/>
    <w:rsid w:val="00145AEE"/>
    <w:rsid w:val="00145EC2"/>
    <w:rsid w:val="0014651C"/>
    <w:rsid w:val="0014691F"/>
    <w:rsid w:val="00146D47"/>
    <w:rsid w:val="00146DD8"/>
    <w:rsid w:val="0014715C"/>
    <w:rsid w:val="001472C9"/>
    <w:rsid w:val="00147D8F"/>
    <w:rsid w:val="00150C77"/>
    <w:rsid w:val="001517A1"/>
    <w:rsid w:val="001521C8"/>
    <w:rsid w:val="00152573"/>
    <w:rsid w:val="0015258D"/>
    <w:rsid w:val="00153958"/>
    <w:rsid w:val="00153DEE"/>
    <w:rsid w:val="00154B4D"/>
    <w:rsid w:val="00155DFB"/>
    <w:rsid w:val="0015628B"/>
    <w:rsid w:val="00156BD5"/>
    <w:rsid w:val="001610C5"/>
    <w:rsid w:val="001611B1"/>
    <w:rsid w:val="00162671"/>
    <w:rsid w:val="00162E9A"/>
    <w:rsid w:val="00163A8C"/>
    <w:rsid w:val="00163B0B"/>
    <w:rsid w:val="001643CC"/>
    <w:rsid w:val="00164D0B"/>
    <w:rsid w:val="00164E72"/>
    <w:rsid w:val="0016504D"/>
    <w:rsid w:val="00165B17"/>
    <w:rsid w:val="00165E71"/>
    <w:rsid w:val="00166E2A"/>
    <w:rsid w:val="00166F4C"/>
    <w:rsid w:val="00167384"/>
    <w:rsid w:val="00167A1A"/>
    <w:rsid w:val="00170B74"/>
    <w:rsid w:val="00171087"/>
    <w:rsid w:val="00171462"/>
    <w:rsid w:val="00171876"/>
    <w:rsid w:val="00171B9F"/>
    <w:rsid w:val="0017235D"/>
    <w:rsid w:val="00172510"/>
    <w:rsid w:val="00173536"/>
    <w:rsid w:val="00173E80"/>
    <w:rsid w:val="0017412A"/>
    <w:rsid w:val="00174903"/>
    <w:rsid w:val="00174B65"/>
    <w:rsid w:val="001758E4"/>
    <w:rsid w:val="0017590F"/>
    <w:rsid w:val="00176428"/>
    <w:rsid w:val="0017792D"/>
    <w:rsid w:val="00181050"/>
    <w:rsid w:val="00182ACF"/>
    <w:rsid w:val="00182EF7"/>
    <w:rsid w:val="0018441A"/>
    <w:rsid w:val="001847E5"/>
    <w:rsid w:val="00184CA5"/>
    <w:rsid w:val="001852FD"/>
    <w:rsid w:val="00185527"/>
    <w:rsid w:val="0018553C"/>
    <w:rsid w:val="0018599A"/>
    <w:rsid w:val="00185B95"/>
    <w:rsid w:val="00185C0D"/>
    <w:rsid w:val="00186060"/>
    <w:rsid w:val="00186781"/>
    <w:rsid w:val="00186801"/>
    <w:rsid w:val="00186A62"/>
    <w:rsid w:val="0018711A"/>
    <w:rsid w:val="0018724C"/>
    <w:rsid w:val="0018761C"/>
    <w:rsid w:val="001877FE"/>
    <w:rsid w:val="001906CA"/>
    <w:rsid w:val="00190B35"/>
    <w:rsid w:val="00190F96"/>
    <w:rsid w:val="00191D2B"/>
    <w:rsid w:val="00191D7E"/>
    <w:rsid w:val="001923E1"/>
    <w:rsid w:val="00193062"/>
    <w:rsid w:val="00193D9C"/>
    <w:rsid w:val="00193EBC"/>
    <w:rsid w:val="00193F54"/>
    <w:rsid w:val="0019405F"/>
    <w:rsid w:val="001947D6"/>
    <w:rsid w:val="00194B6A"/>
    <w:rsid w:val="00194C8B"/>
    <w:rsid w:val="00197867"/>
    <w:rsid w:val="0019793C"/>
    <w:rsid w:val="001979CD"/>
    <w:rsid w:val="00197B3C"/>
    <w:rsid w:val="00197B44"/>
    <w:rsid w:val="001A02A7"/>
    <w:rsid w:val="001A0651"/>
    <w:rsid w:val="001A13AF"/>
    <w:rsid w:val="001A17F7"/>
    <w:rsid w:val="001A1A75"/>
    <w:rsid w:val="001A1FE0"/>
    <w:rsid w:val="001A34C4"/>
    <w:rsid w:val="001A3640"/>
    <w:rsid w:val="001A364B"/>
    <w:rsid w:val="001A3651"/>
    <w:rsid w:val="001A39F4"/>
    <w:rsid w:val="001A3AD6"/>
    <w:rsid w:val="001A4BB1"/>
    <w:rsid w:val="001A52AE"/>
    <w:rsid w:val="001A53EC"/>
    <w:rsid w:val="001A61C8"/>
    <w:rsid w:val="001A6EE2"/>
    <w:rsid w:val="001A7A32"/>
    <w:rsid w:val="001B0227"/>
    <w:rsid w:val="001B0B39"/>
    <w:rsid w:val="001B1346"/>
    <w:rsid w:val="001B1E2E"/>
    <w:rsid w:val="001B28DA"/>
    <w:rsid w:val="001B2940"/>
    <w:rsid w:val="001B3760"/>
    <w:rsid w:val="001B3BAD"/>
    <w:rsid w:val="001B4246"/>
    <w:rsid w:val="001B4344"/>
    <w:rsid w:val="001B4618"/>
    <w:rsid w:val="001B4D54"/>
    <w:rsid w:val="001B5479"/>
    <w:rsid w:val="001B693B"/>
    <w:rsid w:val="001B6DA4"/>
    <w:rsid w:val="001B7038"/>
    <w:rsid w:val="001B73B7"/>
    <w:rsid w:val="001C055C"/>
    <w:rsid w:val="001C0958"/>
    <w:rsid w:val="001C0AED"/>
    <w:rsid w:val="001C1454"/>
    <w:rsid w:val="001C15A0"/>
    <w:rsid w:val="001C15B2"/>
    <w:rsid w:val="001C1918"/>
    <w:rsid w:val="001C204E"/>
    <w:rsid w:val="001C21EB"/>
    <w:rsid w:val="001C2350"/>
    <w:rsid w:val="001C2B34"/>
    <w:rsid w:val="001C2C36"/>
    <w:rsid w:val="001C2D96"/>
    <w:rsid w:val="001C33D9"/>
    <w:rsid w:val="001C38E8"/>
    <w:rsid w:val="001C3C3E"/>
    <w:rsid w:val="001C3D8A"/>
    <w:rsid w:val="001C3DF6"/>
    <w:rsid w:val="001C3FCF"/>
    <w:rsid w:val="001C49D9"/>
    <w:rsid w:val="001C516A"/>
    <w:rsid w:val="001C52F6"/>
    <w:rsid w:val="001C59A4"/>
    <w:rsid w:val="001C6052"/>
    <w:rsid w:val="001C6232"/>
    <w:rsid w:val="001C6445"/>
    <w:rsid w:val="001C6784"/>
    <w:rsid w:val="001C7383"/>
    <w:rsid w:val="001C73A5"/>
    <w:rsid w:val="001D0805"/>
    <w:rsid w:val="001D0EC2"/>
    <w:rsid w:val="001D12CA"/>
    <w:rsid w:val="001D2621"/>
    <w:rsid w:val="001D286A"/>
    <w:rsid w:val="001D2C3D"/>
    <w:rsid w:val="001D2D98"/>
    <w:rsid w:val="001D395C"/>
    <w:rsid w:val="001D3E82"/>
    <w:rsid w:val="001D4189"/>
    <w:rsid w:val="001D43C9"/>
    <w:rsid w:val="001D4D30"/>
    <w:rsid w:val="001D5C57"/>
    <w:rsid w:val="001D6181"/>
    <w:rsid w:val="001D6A1C"/>
    <w:rsid w:val="001D6B81"/>
    <w:rsid w:val="001D710E"/>
    <w:rsid w:val="001D775E"/>
    <w:rsid w:val="001D7AC3"/>
    <w:rsid w:val="001D7C74"/>
    <w:rsid w:val="001E0A5E"/>
    <w:rsid w:val="001E0AA1"/>
    <w:rsid w:val="001E0CA0"/>
    <w:rsid w:val="001E1196"/>
    <w:rsid w:val="001E1430"/>
    <w:rsid w:val="001E158F"/>
    <w:rsid w:val="001E16C8"/>
    <w:rsid w:val="001E1928"/>
    <w:rsid w:val="001E3AE1"/>
    <w:rsid w:val="001E4A68"/>
    <w:rsid w:val="001E591A"/>
    <w:rsid w:val="001E5F8F"/>
    <w:rsid w:val="001E64BF"/>
    <w:rsid w:val="001E6643"/>
    <w:rsid w:val="001E7325"/>
    <w:rsid w:val="001E7A7A"/>
    <w:rsid w:val="001E7F77"/>
    <w:rsid w:val="001F06B2"/>
    <w:rsid w:val="001F09B9"/>
    <w:rsid w:val="001F0EA9"/>
    <w:rsid w:val="001F184D"/>
    <w:rsid w:val="001F2094"/>
    <w:rsid w:val="001F220F"/>
    <w:rsid w:val="001F2343"/>
    <w:rsid w:val="001F26EE"/>
    <w:rsid w:val="001F3196"/>
    <w:rsid w:val="001F394B"/>
    <w:rsid w:val="001F458C"/>
    <w:rsid w:val="001F587B"/>
    <w:rsid w:val="001F5A90"/>
    <w:rsid w:val="001F5F39"/>
    <w:rsid w:val="001F6449"/>
    <w:rsid w:val="0020029D"/>
    <w:rsid w:val="00200356"/>
    <w:rsid w:val="00200442"/>
    <w:rsid w:val="002007C7"/>
    <w:rsid w:val="00201623"/>
    <w:rsid w:val="00201F1D"/>
    <w:rsid w:val="002023B2"/>
    <w:rsid w:val="00202B48"/>
    <w:rsid w:val="00202BFC"/>
    <w:rsid w:val="0020381B"/>
    <w:rsid w:val="002039A8"/>
    <w:rsid w:val="00203C89"/>
    <w:rsid w:val="00204A22"/>
    <w:rsid w:val="00205F66"/>
    <w:rsid w:val="002064D4"/>
    <w:rsid w:val="002068B1"/>
    <w:rsid w:val="00206947"/>
    <w:rsid w:val="00207463"/>
    <w:rsid w:val="00207EF3"/>
    <w:rsid w:val="002119A0"/>
    <w:rsid w:val="00212373"/>
    <w:rsid w:val="002129D7"/>
    <w:rsid w:val="00213CA0"/>
    <w:rsid w:val="00213D64"/>
    <w:rsid w:val="00214307"/>
    <w:rsid w:val="0021440D"/>
    <w:rsid w:val="00216B5F"/>
    <w:rsid w:val="00216DAD"/>
    <w:rsid w:val="002170F4"/>
    <w:rsid w:val="00217F97"/>
    <w:rsid w:val="002202D6"/>
    <w:rsid w:val="00220B8C"/>
    <w:rsid w:val="00220E26"/>
    <w:rsid w:val="00221E85"/>
    <w:rsid w:val="00221F1B"/>
    <w:rsid w:val="00222256"/>
    <w:rsid w:val="002225C0"/>
    <w:rsid w:val="0022285A"/>
    <w:rsid w:val="00223089"/>
    <w:rsid w:val="0022379E"/>
    <w:rsid w:val="00225525"/>
    <w:rsid w:val="002255EA"/>
    <w:rsid w:val="00225895"/>
    <w:rsid w:val="00225923"/>
    <w:rsid w:val="00225A51"/>
    <w:rsid w:val="00226536"/>
    <w:rsid w:val="00226B5F"/>
    <w:rsid w:val="00227BBD"/>
    <w:rsid w:val="0023077F"/>
    <w:rsid w:val="00230E3C"/>
    <w:rsid w:val="0023176D"/>
    <w:rsid w:val="00231812"/>
    <w:rsid w:val="00232130"/>
    <w:rsid w:val="00232392"/>
    <w:rsid w:val="00232E6D"/>
    <w:rsid w:val="00232E80"/>
    <w:rsid w:val="00233B98"/>
    <w:rsid w:val="00233D66"/>
    <w:rsid w:val="00233FF0"/>
    <w:rsid w:val="00234C8D"/>
    <w:rsid w:val="002363E0"/>
    <w:rsid w:val="00236A6D"/>
    <w:rsid w:val="00236B8F"/>
    <w:rsid w:val="00236BDF"/>
    <w:rsid w:val="002376E4"/>
    <w:rsid w:val="0023796B"/>
    <w:rsid w:val="00237B3D"/>
    <w:rsid w:val="0024094C"/>
    <w:rsid w:val="00241E98"/>
    <w:rsid w:val="0024254D"/>
    <w:rsid w:val="002429B8"/>
    <w:rsid w:val="00242AEA"/>
    <w:rsid w:val="00242B32"/>
    <w:rsid w:val="00243834"/>
    <w:rsid w:val="00244948"/>
    <w:rsid w:val="00244B20"/>
    <w:rsid w:val="002458E2"/>
    <w:rsid w:val="00245C2E"/>
    <w:rsid w:val="00246E1B"/>
    <w:rsid w:val="00246E48"/>
    <w:rsid w:val="00246FAA"/>
    <w:rsid w:val="00247310"/>
    <w:rsid w:val="00247DDC"/>
    <w:rsid w:val="00250CB9"/>
    <w:rsid w:val="00252177"/>
    <w:rsid w:val="0025226A"/>
    <w:rsid w:val="00252E8A"/>
    <w:rsid w:val="00253025"/>
    <w:rsid w:val="0025379C"/>
    <w:rsid w:val="00253A49"/>
    <w:rsid w:val="00253C4F"/>
    <w:rsid w:val="00254686"/>
    <w:rsid w:val="00254DFE"/>
    <w:rsid w:val="00254E52"/>
    <w:rsid w:val="002558C4"/>
    <w:rsid w:val="00255A75"/>
    <w:rsid w:val="00256D7B"/>
    <w:rsid w:val="00257B85"/>
    <w:rsid w:val="002606DF"/>
    <w:rsid w:val="002607E7"/>
    <w:rsid w:val="002613F0"/>
    <w:rsid w:val="00261714"/>
    <w:rsid w:val="002617CC"/>
    <w:rsid w:val="00261FB9"/>
    <w:rsid w:val="0026285B"/>
    <w:rsid w:val="00262934"/>
    <w:rsid w:val="0026375F"/>
    <w:rsid w:val="00263842"/>
    <w:rsid w:val="002640BF"/>
    <w:rsid w:val="00264C4B"/>
    <w:rsid w:val="0026567D"/>
    <w:rsid w:val="002659F0"/>
    <w:rsid w:val="00265BD6"/>
    <w:rsid w:val="002662F9"/>
    <w:rsid w:val="0026713A"/>
    <w:rsid w:val="00267789"/>
    <w:rsid w:val="00267A7A"/>
    <w:rsid w:val="0027095A"/>
    <w:rsid w:val="002721E3"/>
    <w:rsid w:val="00272AB7"/>
    <w:rsid w:val="00272FFD"/>
    <w:rsid w:val="00273014"/>
    <w:rsid w:val="00273065"/>
    <w:rsid w:val="0027331E"/>
    <w:rsid w:val="00274E6B"/>
    <w:rsid w:val="0027566D"/>
    <w:rsid w:val="00275ADD"/>
    <w:rsid w:val="00275DD7"/>
    <w:rsid w:val="002761B7"/>
    <w:rsid w:val="00276240"/>
    <w:rsid w:val="00276528"/>
    <w:rsid w:val="002765E1"/>
    <w:rsid w:val="002768E4"/>
    <w:rsid w:val="00276F1A"/>
    <w:rsid w:val="002771FF"/>
    <w:rsid w:val="00277760"/>
    <w:rsid w:val="002803FD"/>
    <w:rsid w:val="0028043C"/>
    <w:rsid w:val="00280EC4"/>
    <w:rsid w:val="00281693"/>
    <w:rsid w:val="00283516"/>
    <w:rsid w:val="002835C4"/>
    <w:rsid w:val="002842F7"/>
    <w:rsid w:val="0028460A"/>
    <w:rsid w:val="00284C98"/>
    <w:rsid w:val="00284EE4"/>
    <w:rsid w:val="002853B7"/>
    <w:rsid w:val="002857E0"/>
    <w:rsid w:val="002858BA"/>
    <w:rsid w:val="00285910"/>
    <w:rsid w:val="00285C6F"/>
    <w:rsid w:val="00286435"/>
    <w:rsid w:val="002872EB"/>
    <w:rsid w:val="00287E28"/>
    <w:rsid w:val="00287E8D"/>
    <w:rsid w:val="002909E0"/>
    <w:rsid w:val="00291291"/>
    <w:rsid w:val="00292CCD"/>
    <w:rsid w:val="00293955"/>
    <w:rsid w:val="00294700"/>
    <w:rsid w:val="00294745"/>
    <w:rsid w:val="00294920"/>
    <w:rsid w:val="00295982"/>
    <w:rsid w:val="00296155"/>
    <w:rsid w:val="00296CE0"/>
    <w:rsid w:val="00297422"/>
    <w:rsid w:val="002977E9"/>
    <w:rsid w:val="002A0427"/>
    <w:rsid w:val="002A077C"/>
    <w:rsid w:val="002A104B"/>
    <w:rsid w:val="002A11FD"/>
    <w:rsid w:val="002A123B"/>
    <w:rsid w:val="002A1D26"/>
    <w:rsid w:val="002A1FB9"/>
    <w:rsid w:val="002A2029"/>
    <w:rsid w:val="002A2923"/>
    <w:rsid w:val="002A33CC"/>
    <w:rsid w:val="002A3538"/>
    <w:rsid w:val="002A3915"/>
    <w:rsid w:val="002A3F70"/>
    <w:rsid w:val="002A5089"/>
    <w:rsid w:val="002A6E05"/>
    <w:rsid w:val="002A6F7C"/>
    <w:rsid w:val="002A78DF"/>
    <w:rsid w:val="002B00AE"/>
    <w:rsid w:val="002B0A19"/>
    <w:rsid w:val="002B1BE5"/>
    <w:rsid w:val="002B1D40"/>
    <w:rsid w:val="002B2B3C"/>
    <w:rsid w:val="002B3BB7"/>
    <w:rsid w:val="002B44A2"/>
    <w:rsid w:val="002B4B8A"/>
    <w:rsid w:val="002B4F3A"/>
    <w:rsid w:val="002B563F"/>
    <w:rsid w:val="002B58A2"/>
    <w:rsid w:val="002B6367"/>
    <w:rsid w:val="002B6A04"/>
    <w:rsid w:val="002B6A4D"/>
    <w:rsid w:val="002B701A"/>
    <w:rsid w:val="002C09EC"/>
    <w:rsid w:val="002C0D76"/>
    <w:rsid w:val="002C0DD9"/>
    <w:rsid w:val="002C0E36"/>
    <w:rsid w:val="002C16D2"/>
    <w:rsid w:val="002C1707"/>
    <w:rsid w:val="002C1836"/>
    <w:rsid w:val="002C207E"/>
    <w:rsid w:val="002C2B91"/>
    <w:rsid w:val="002C2C96"/>
    <w:rsid w:val="002C2D54"/>
    <w:rsid w:val="002C2E33"/>
    <w:rsid w:val="002C40AB"/>
    <w:rsid w:val="002C4207"/>
    <w:rsid w:val="002C4677"/>
    <w:rsid w:val="002C4CB5"/>
    <w:rsid w:val="002C4E58"/>
    <w:rsid w:val="002C79F7"/>
    <w:rsid w:val="002D04FB"/>
    <w:rsid w:val="002D13A0"/>
    <w:rsid w:val="002D177B"/>
    <w:rsid w:val="002D2460"/>
    <w:rsid w:val="002D2D9A"/>
    <w:rsid w:val="002D2F59"/>
    <w:rsid w:val="002D3359"/>
    <w:rsid w:val="002D385F"/>
    <w:rsid w:val="002D3E50"/>
    <w:rsid w:val="002D3FA0"/>
    <w:rsid w:val="002D5018"/>
    <w:rsid w:val="002D65D5"/>
    <w:rsid w:val="002D66B2"/>
    <w:rsid w:val="002D71CC"/>
    <w:rsid w:val="002D7D46"/>
    <w:rsid w:val="002E068C"/>
    <w:rsid w:val="002E1BBA"/>
    <w:rsid w:val="002E2031"/>
    <w:rsid w:val="002E2E27"/>
    <w:rsid w:val="002E31BE"/>
    <w:rsid w:val="002E349F"/>
    <w:rsid w:val="002E4A94"/>
    <w:rsid w:val="002E4FDB"/>
    <w:rsid w:val="002E5046"/>
    <w:rsid w:val="002E6A44"/>
    <w:rsid w:val="002E6A6F"/>
    <w:rsid w:val="002E6D29"/>
    <w:rsid w:val="002E7034"/>
    <w:rsid w:val="002E7083"/>
    <w:rsid w:val="002E765C"/>
    <w:rsid w:val="002E7E3D"/>
    <w:rsid w:val="002F004B"/>
    <w:rsid w:val="002F1972"/>
    <w:rsid w:val="002F23A6"/>
    <w:rsid w:val="002F297C"/>
    <w:rsid w:val="002F29D0"/>
    <w:rsid w:val="002F600E"/>
    <w:rsid w:val="002F60B7"/>
    <w:rsid w:val="002F6911"/>
    <w:rsid w:val="00300503"/>
    <w:rsid w:val="00300A8B"/>
    <w:rsid w:val="0030174C"/>
    <w:rsid w:val="003024E5"/>
    <w:rsid w:val="0030385E"/>
    <w:rsid w:val="00303B1D"/>
    <w:rsid w:val="00303BCC"/>
    <w:rsid w:val="00303CFE"/>
    <w:rsid w:val="00305DD8"/>
    <w:rsid w:val="00306DE6"/>
    <w:rsid w:val="00306FAE"/>
    <w:rsid w:val="0030793D"/>
    <w:rsid w:val="00307C72"/>
    <w:rsid w:val="00307F2C"/>
    <w:rsid w:val="00310101"/>
    <w:rsid w:val="00310883"/>
    <w:rsid w:val="00310B7A"/>
    <w:rsid w:val="00311603"/>
    <w:rsid w:val="00311C94"/>
    <w:rsid w:val="00311F79"/>
    <w:rsid w:val="0031342B"/>
    <w:rsid w:val="00313430"/>
    <w:rsid w:val="00315987"/>
    <w:rsid w:val="00315C18"/>
    <w:rsid w:val="003168B6"/>
    <w:rsid w:val="0032062B"/>
    <w:rsid w:val="00320B1C"/>
    <w:rsid w:val="00320D14"/>
    <w:rsid w:val="00320FC9"/>
    <w:rsid w:val="00321F55"/>
    <w:rsid w:val="00322219"/>
    <w:rsid w:val="00323197"/>
    <w:rsid w:val="003235FD"/>
    <w:rsid w:val="00323A29"/>
    <w:rsid w:val="00323CFF"/>
    <w:rsid w:val="00324780"/>
    <w:rsid w:val="00325184"/>
    <w:rsid w:val="00325A35"/>
    <w:rsid w:val="00325F6B"/>
    <w:rsid w:val="003260DD"/>
    <w:rsid w:val="00326923"/>
    <w:rsid w:val="00326C72"/>
    <w:rsid w:val="00327C19"/>
    <w:rsid w:val="00330329"/>
    <w:rsid w:val="00330D11"/>
    <w:rsid w:val="0033102B"/>
    <w:rsid w:val="00331513"/>
    <w:rsid w:val="003332A3"/>
    <w:rsid w:val="003337DA"/>
    <w:rsid w:val="0033384D"/>
    <w:rsid w:val="0033416A"/>
    <w:rsid w:val="003346ED"/>
    <w:rsid w:val="00334A6E"/>
    <w:rsid w:val="0033509E"/>
    <w:rsid w:val="00335ED3"/>
    <w:rsid w:val="003365AF"/>
    <w:rsid w:val="00336783"/>
    <w:rsid w:val="003368E1"/>
    <w:rsid w:val="0033692D"/>
    <w:rsid w:val="00337650"/>
    <w:rsid w:val="003376A4"/>
    <w:rsid w:val="00337A10"/>
    <w:rsid w:val="0034052C"/>
    <w:rsid w:val="00340AF4"/>
    <w:rsid w:val="0034187D"/>
    <w:rsid w:val="003419BE"/>
    <w:rsid w:val="00341A51"/>
    <w:rsid w:val="00341F49"/>
    <w:rsid w:val="003430E6"/>
    <w:rsid w:val="003447AD"/>
    <w:rsid w:val="00344C19"/>
    <w:rsid w:val="00344CD8"/>
    <w:rsid w:val="00347647"/>
    <w:rsid w:val="003477A9"/>
    <w:rsid w:val="00347B28"/>
    <w:rsid w:val="00347C63"/>
    <w:rsid w:val="00347CC8"/>
    <w:rsid w:val="00347F8A"/>
    <w:rsid w:val="00350A54"/>
    <w:rsid w:val="00350D0F"/>
    <w:rsid w:val="0035130D"/>
    <w:rsid w:val="00351B9B"/>
    <w:rsid w:val="003524BF"/>
    <w:rsid w:val="00352695"/>
    <w:rsid w:val="00352745"/>
    <w:rsid w:val="003528F7"/>
    <w:rsid w:val="00352BF4"/>
    <w:rsid w:val="00352C04"/>
    <w:rsid w:val="0035333B"/>
    <w:rsid w:val="0035471F"/>
    <w:rsid w:val="00354D14"/>
    <w:rsid w:val="00354DDB"/>
    <w:rsid w:val="003551BD"/>
    <w:rsid w:val="003553EA"/>
    <w:rsid w:val="00355455"/>
    <w:rsid w:val="003558B7"/>
    <w:rsid w:val="003576E8"/>
    <w:rsid w:val="00360B94"/>
    <w:rsid w:val="003613DE"/>
    <w:rsid w:val="003631CA"/>
    <w:rsid w:val="00363741"/>
    <w:rsid w:val="00363820"/>
    <w:rsid w:val="0036429F"/>
    <w:rsid w:val="00364497"/>
    <w:rsid w:val="003644A7"/>
    <w:rsid w:val="003649B4"/>
    <w:rsid w:val="00365BDB"/>
    <w:rsid w:val="00366BDB"/>
    <w:rsid w:val="00366C7D"/>
    <w:rsid w:val="00367E85"/>
    <w:rsid w:val="00370E88"/>
    <w:rsid w:val="00371A17"/>
    <w:rsid w:val="00371AC8"/>
    <w:rsid w:val="00371AD3"/>
    <w:rsid w:val="00372199"/>
    <w:rsid w:val="00372371"/>
    <w:rsid w:val="00372491"/>
    <w:rsid w:val="003728BE"/>
    <w:rsid w:val="003732B3"/>
    <w:rsid w:val="00373F13"/>
    <w:rsid w:val="00374150"/>
    <w:rsid w:val="00374D01"/>
    <w:rsid w:val="00374DD2"/>
    <w:rsid w:val="0037518B"/>
    <w:rsid w:val="00375C64"/>
    <w:rsid w:val="0037609E"/>
    <w:rsid w:val="003764DE"/>
    <w:rsid w:val="003768AD"/>
    <w:rsid w:val="00376951"/>
    <w:rsid w:val="0037744C"/>
    <w:rsid w:val="003777EE"/>
    <w:rsid w:val="00377A48"/>
    <w:rsid w:val="00377CDC"/>
    <w:rsid w:val="0038091B"/>
    <w:rsid w:val="00380DDD"/>
    <w:rsid w:val="00380F61"/>
    <w:rsid w:val="00382D2A"/>
    <w:rsid w:val="00383984"/>
    <w:rsid w:val="00383B32"/>
    <w:rsid w:val="00384055"/>
    <w:rsid w:val="0038477D"/>
    <w:rsid w:val="00384B5D"/>
    <w:rsid w:val="0038514F"/>
    <w:rsid w:val="003854AB"/>
    <w:rsid w:val="00385992"/>
    <w:rsid w:val="0038607A"/>
    <w:rsid w:val="00386182"/>
    <w:rsid w:val="003861DF"/>
    <w:rsid w:val="00386AFE"/>
    <w:rsid w:val="00386BC9"/>
    <w:rsid w:val="00387124"/>
    <w:rsid w:val="00387416"/>
    <w:rsid w:val="00387C6B"/>
    <w:rsid w:val="00387F4D"/>
    <w:rsid w:val="00387FF8"/>
    <w:rsid w:val="00390A4B"/>
    <w:rsid w:val="00390B58"/>
    <w:rsid w:val="003915F4"/>
    <w:rsid w:val="0039198A"/>
    <w:rsid w:val="0039198B"/>
    <w:rsid w:val="00392738"/>
    <w:rsid w:val="0039282F"/>
    <w:rsid w:val="00393157"/>
    <w:rsid w:val="00393CBF"/>
    <w:rsid w:val="0039434F"/>
    <w:rsid w:val="0039551E"/>
    <w:rsid w:val="00395893"/>
    <w:rsid w:val="003964D2"/>
    <w:rsid w:val="00397319"/>
    <w:rsid w:val="0039793A"/>
    <w:rsid w:val="003A0011"/>
    <w:rsid w:val="003A0453"/>
    <w:rsid w:val="003A074A"/>
    <w:rsid w:val="003A0D64"/>
    <w:rsid w:val="003A108E"/>
    <w:rsid w:val="003A19FA"/>
    <w:rsid w:val="003A24DA"/>
    <w:rsid w:val="003A36ED"/>
    <w:rsid w:val="003A37FD"/>
    <w:rsid w:val="003A3D64"/>
    <w:rsid w:val="003A45AF"/>
    <w:rsid w:val="003A4613"/>
    <w:rsid w:val="003A4B51"/>
    <w:rsid w:val="003A5362"/>
    <w:rsid w:val="003A6389"/>
    <w:rsid w:val="003A6885"/>
    <w:rsid w:val="003A707F"/>
    <w:rsid w:val="003A72F4"/>
    <w:rsid w:val="003A733C"/>
    <w:rsid w:val="003A75E4"/>
    <w:rsid w:val="003A7A1F"/>
    <w:rsid w:val="003B0575"/>
    <w:rsid w:val="003B0582"/>
    <w:rsid w:val="003B061E"/>
    <w:rsid w:val="003B079B"/>
    <w:rsid w:val="003B0888"/>
    <w:rsid w:val="003B0F0C"/>
    <w:rsid w:val="003B1E86"/>
    <w:rsid w:val="003B2AEB"/>
    <w:rsid w:val="003B2E2E"/>
    <w:rsid w:val="003B337A"/>
    <w:rsid w:val="003B3556"/>
    <w:rsid w:val="003B574E"/>
    <w:rsid w:val="003B5787"/>
    <w:rsid w:val="003B6BBC"/>
    <w:rsid w:val="003B6DBE"/>
    <w:rsid w:val="003B78AC"/>
    <w:rsid w:val="003C0721"/>
    <w:rsid w:val="003C167C"/>
    <w:rsid w:val="003C1CD6"/>
    <w:rsid w:val="003C21F8"/>
    <w:rsid w:val="003C27F4"/>
    <w:rsid w:val="003C288F"/>
    <w:rsid w:val="003C2A2F"/>
    <w:rsid w:val="003C329E"/>
    <w:rsid w:val="003C351A"/>
    <w:rsid w:val="003C3673"/>
    <w:rsid w:val="003C36B3"/>
    <w:rsid w:val="003C39CE"/>
    <w:rsid w:val="003C42DB"/>
    <w:rsid w:val="003C455A"/>
    <w:rsid w:val="003C5D5D"/>
    <w:rsid w:val="003C69EA"/>
    <w:rsid w:val="003C6D4E"/>
    <w:rsid w:val="003C750F"/>
    <w:rsid w:val="003D0C4E"/>
    <w:rsid w:val="003D0D18"/>
    <w:rsid w:val="003D1A18"/>
    <w:rsid w:val="003D1ACE"/>
    <w:rsid w:val="003D30A6"/>
    <w:rsid w:val="003D3B8D"/>
    <w:rsid w:val="003D3CCD"/>
    <w:rsid w:val="003D44CF"/>
    <w:rsid w:val="003D5536"/>
    <w:rsid w:val="003D5779"/>
    <w:rsid w:val="003D5A58"/>
    <w:rsid w:val="003D65A7"/>
    <w:rsid w:val="003D6D7F"/>
    <w:rsid w:val="003E0043"/>
    <w:rsid w:val="003E06B7"/>
    <w:rsid w:val="003E1059"/>
    <w:rsid w:val="003E11E7"/>
    <w:rsid w:val="003E1BD7"/>
    <w:rsid w:val="003E1D42"/>
    <w:rsid w:val="003E1FCF"/>
    <w:rsid w:val="003E20ED"/>
    <w:rsid w:val="003E3026"/>
    <w:rsid w:val="003E3762"/>
    <w:rsid w:val="003E3EA3"/>
    <w:rsid w:val="003E40B3"/>
    <w:rsid w:val="003E4117"/>
    <w:rsid w:val="003E41E5"/>
    <w:rsid w:val="003E49C9"/>
    <w:rsid w:val="003E5BB6"/>
    <w:rsid w:val="003E6529"/>
    <w:rsid w:val="003E6CAB"/>
    <w:rsid w:val="003E7FF6"/>
    <w:rsid w:val="003F0096"/>
    <w:rsid w:val="003F115F"/>
    <w:rsid w:val="003F1CD1"/>
    <w:rsid w:val="003F1E98"/>
    <w:rsid w:val="003F21DA"/>
    <w:rsid w:val="003F2506"/>
    <w:rsid w:val="003F278A"/>
    <w:rsid w:val="003F28ED"/>
    <w:rsid w:val="003F2917"/>
    <w:rsid w:val="003F33A5"/>
    <w:rsid w:val="003F3680"/>
    <w:rsid w:val="003F40D1"/>
    <w:rsid w:val="003F4199"/>
    <w:rsid w:val="003F43CF"/>
    <w:rsid w:val="003F593E"/>
    <w:rsid w:val="003F5E17"/>
    <w:rsid w:val="003F6BC8"/>
    <w:rsid w:val="003F6ED8"/>
    <w:rsid w:val="003F72ED"/>
    <w:rsid w:val="003F7C61"/>
    <w:rsid w:val="003F7F2E"/>
    <w:rsid w:val="0040128D"/>
    <w:rsid w:val="00401710"/>
    <w:rsid w:val="00401E1F"/>
    <w:rsid w:val="0040200E"/>
    <w:rsid w:val="004021A5"/>
    <w:rsid w:val="00402298"/>
    <w:rsid w:val="004024CA"/>
    <w:rsid w:val="00402AE8"/>
    <w:rsid w:val="00402B48"/>
    <w:rsid w:val="00403521"/>
    <w:rsid w:val="00403EBA"/>
    <w:rsid w:val="00404D10"/>
    <w:rsid w:val="0040535A"/>
    <w:rsid w:val="00406097"/>
    <w:rsid w:val="0040665D"/>
    <w:rsid w:val="00406680"/>
    <w:rsid w:val="00406FB4"/>
    <w:rsid w:val="004074CD"/>
    <w:rsid w:val="00407521"/>
    <w:rsid w:val="004078BD"/>
    <w:rsid w:val="00411423"/>
    <w:rsid w:val="0041155B"/>
    <w:rsid w:val="00411764"/>
    <w:rsid w:val="004119C5"/>
    <w:rsid w:val="00411E32"/>
    <w:rsid w:val="00411ECA"/>
    <w:rsid w:val="004120BA"/>
    <w:rsid w:val="004122BA"/>
    <w:rsid w:val="0041394C"/>
    <w:rsid w:val="00414874"/>
    <w:rsid w:val="0041495C"/>
    <w:rsid w:val="00414D54"/>
    <w:rsid w:val="00414F06"/>
    <w:rsid w:val="004153B9"/>
    <w:rsid w:val="004155B4"/>
    <w:rsid w:val="00416379"/>
    <w:rsid w:val="00416BD3"/>
    <w:rsid w:val="00417056"/>
    <w:rsid w:val="0041753C"/>
    <w:rsid w:val="00417DAA"/>
    <w:rsid w:val="00421A37"/>
    <w:rsid w:val="00421A82"/>
    <w:rsid w:val="00421CB5"/>
    <w:rsid w:val="00421CEC"/>
    <w:rsid w:val="004238B4"/>
    <w:rsid w:val="00423B34"/>
    <w:rsid w:val="00424D12"/>
    <w:rsid w:val="004258BA"/>
    <w:rsid w:val="0042617A"/>
    <w:rsid w:val="00426292"/>
    <w:rsid w:val="00426F97"/>
    <w:rsid w:val="0042731D"/>
    <w:rsid w:val="00427417"/>
    <w:rsid w:val="004278B8"/>
    <w:rsid w:val="00431B26"/>
    <w:rsid w:val="0043239A"/>
    <w:rsid w:val="00432A55"/>
    <w:rsid w:val="00432DB3"/>
    <w:rsid w:val="00433089"/>
    <w:rsid w:val="004333CE"/>
    <w:rsid w:val="00433A24"/>
    <w:rsid w:val="00433ECC"/>
    <w:rsid w:val="00434720"/>
    <w:rsid w:val="00434E97"/>
    <w:rsid w:val="004369CC"/>
    <w:rsid w:val="0043709A"/>
    <w:rsid w:val="0043710B"/>
    <w:rsid w:val="00437CF7"/>
    <w:rsid w:val="004403FB"/>
    <w:rsid w:val="004405EC"/>
    <w:rsid w:val="00442348"/>
    <w:rsid w:val="004423BA"/>
    <w:rsid w:val="00443723"/>
    <w:rsid w:val="00443AB2"/>
    <w:rsid w:val="00443E72"/>
    <w:rsid w:val="004443B3"/>
    <w:rsid w:val="004443EF"/>
    <w:rsid w:val="0044490D"/>
    <w:rsid w:val="004456DA"/>
    <w:rsid w:val="004459DD"/>
    <w:rsid w:val="00446E11"/>
    <w:rsid w:val="0044722B"/>
    <w:rsid w:val="00447336"/>
    <w:rsid w:val="00447A8D"/>
    <w:rsid w:val="00447D7C"/>
    <w:rsid w:val="00450576"/>
    <w:rsid w:val="00450EBD"/>
    <w:rsid w:val="0045112C"/>
    <w:rsid w:val="004527EF"/>
    <w:rsid w:val="00453059"/>
    <w:rsid w:val="0045341F"/>
    <w:rsid w:val="004537AB"/>
    <w:rsid w:val="00455DC9"/>
    <w:rsid w:val="0045720F"/>
    <w:rsid w:val="004572C7"/>
    <w:rsid w:val="0045756F"/>
    <w:rsid w:val="00460D0A"/>
    <w:rsid w:val="00460DE9"/>
    <w:rsid w:val="00461155"/>
    <w:rsid w:val="00461CE8"/>
    <w:rsid w:val="00461F71"/>
    <w:rsid w:val="004622D4"/>
    <w:rsid w:val="00462318"/>
    <w:rsid w:val="00462D08"/>
    <w:rsid w:val="00463273"/>
    <w:rsid w:val="0046348C"/>
    <w:rsid w:val="004636EA"/>
    <w:rsid w:val="00463C5C"/>
    <w:rsid w:val="00464477"/>
    <w:rsid w:val="00464983"/>
    <w:rsid w:val="004652D0"/>
    <w:rsid w:val="00465FDF"/>
    <w:rsid w:val="00466025"/>
    <w:rsid w:val="00466233"/>
    <w:rsid w:val="00466E32"/>
    <w:rsid w:val="00467BC0"/>
    <w:rsid w:val="00467C86"/>
    <w:rsid w:val="00470251"/>
    <w:rsid w:val="00470774"/>
    <w:rsid w:val="00470B61"/>
    <w:rsid w:val="00471DBE"/>
    <w:rsid w:val="004737C9"/>
    <w:rsid w:val="00473AAD"/>
    <w:rsid w:val="00474169"/>
    <w:rsid w:val="00474C23"/>
    <w:rsid w:val="00474C3C"/>
    <w:rsid w:val="004753FA"/>
    <w:rsid w:val="00475566"/>
    <w:rsid w:val="00475590"/>
    <w:rsid w:val="00475C34"/>
    <w:rsid w:val="00476640"/>
    <w:rsid w:val="00477B8F"/>
    <w:rsid w:val="00477C7C"/>
    <w:rsid w:val="004807CA"/>
    <w:rsid w:val="004810C4"/>
    <w:rsid w:val="004812EE"/>
    <w:rsid w:val="00481597"/>
    <w:rsid w:val="00481768"/>
    <w:rsid w:val="00482562"/>
    <w:rsid w:val="00482FED"/>
    <w:rsid w:val="00483826"/>
    <w:rsid w:val="00484B37"/>
    <w:rsid w:val="004857D3"/>
    <w:rsid w:val="0048588A"/>
    <w:rsid w:val="00486141"/>
    <w:rsid w:val="004862BC"/>
    <w:rsid w:val="00486908"/>
    <w:rsid w:val="00486CDC"/>
    <w:rsid w:val="00486EC0"/>
    <w:rsid w:val="004871BC"/>
    <w:rsid w:val="0048763E"/>
    <w:rsid w:val="00487822"/>
    <w:rsid w:val="00487F67"/>
    <w:rsid w:val="004902FC"/>
    <w:rsid w:val="004903BA"/>
    <w:rsid w:val="00490481"/>
    <w:rsid w:val="004909CE"/>
    <w:rsid w:val="00490BAB"/>
    <w:rsid w:val="00490CAB"/>
    <w:rsid w:val="00491078"/>
    <w:rsid w:val="004911C4"/>
    <w:rsid w:val="004914F8"/>
    <w:rsid w:val="0049223F"/>
    <w:rsid w:val="00492291"/>
    <w:rsid w:val="00493430"/>
    <w:rsid w:val="00493D38"/>
    <w:rsid w:val="00493F55"/>
    <w:rsid w:val="004944B4"/>
    <w:rsid w:val="00494DBC"/>
    <w:rsid w:val="0049502B"/>
    <w:rsid w:val="00495225"/>
    <w:rsid w:val="00495912"/>
    <w:rsid w:val="0049599F"/>
    <w:rsid w:val="00496159"/>
    <w:rsid w:val="00496164"/>
    <w:rsid w:val="004965C2"/>
    <w:rsid w:val="00496A70"/>
    <w:rsid w:val="00497AAC"/>
    <w:rsid w:val="00497BD0"/>
    <w:rsid w:val="00497E4E"/>
    <w:rsid w:val="004A04F4"/>
    <w:rsid w:val="004A071D"/>
    <w:rsid w:val="004A0BAA"/>
    <w:rsid w:val="004A0D4A"/>
    <w:rsid w:val="004A1155"/>
    <w:rsid w:val="004A133E"/>
    <w:rsid w:val="004A17E7"/>
    <w:rsid w:val="004A1D5A"/>
    <w:rsid w:val="004A26AF"/>
    <w:rsid w:val="004A2995"/>
    <w:rsid w:val="004A2F8F"/>
    <w:rsid w:val="004A3942"/>
    <w:rsid w:val="004A4A6B"/>
    <w:rsid w:val="004A4B80"/>
    <w:rsid w:val="004A55DD"/>
    <w:rsid w:val="004A5D9B"/>
    <w:rsid w:val="004A68C4"/>
    <w:rsid w:val="004A6FE3"/>
    <w:rsid w:val="004A7A1F"/>
    <w:rsid w:val="004B0250"/>
    <w:rsid w:val="004B0BBE"/>
    <w:rsid w:val="004B10DA"/>
    <w:rsid w:val="004B1AF2"/>
    <w:rsid w:val="004B2873"/>
    <w:rsid w:val="004B2A87"/>
    <w:rsid w:val="004B44D0"/>
    <w:rsid w:val="004B5099"/>
    <w:rsid w:val="004B5F8A"/>
    <w:rsid w:val="004B6474"/>
    <w:rsid w:val="004B6563"/>
    <w:rsid w:val="004B69A8"/>
    <w:rsid w:val="004B6F77"/>
    <w:rsid w:val="004B7136"/>
    <w:rsid w:val="004B73DC"/>
    <w:rsid w:val="004B73F3"/>
    <w:rsid w:val="004B7611"/>
    <w:rsid w:val="004B7C94"/>
    <w:rsid w:val="004C02D5"/>
    <w:rsid w:val="004C038A"/>
    <w:rsid w:val="004C0FAC"/>
    <w:rsid w:val="004C1C0D"/>
    <w:rsid w:val="004C223C"/>
    <w:rsid w:val="004C256B"/>
    <w:rsid w:val="004C2C27"/>
    <w:rsid w:val="004C30B6"/>
    <w:rsid w:val="004C318B"/>
    <w:rsid w:val="004C31CA"/>
    <w:rsid w:val="004C441A"/>
    <w:rsid w:val="004C4A3D"/>
    <w:rsid w:val="004C4A68"/>
    <w:rsid w:val="004C4B68"/>
    <w:rsid w:val="004C4BC6"/>
    <w:rsid w:val="004C5979"/>
    <w:rsid w:val="004C61C3"/>
    <w:rsid w:val="004C6743"/>
    <w:rsid w:val="004C6ED2"/>
    <w:rsid w:val="004C6F5C"/>
    <w:rsid w:val="004C7135"/>
    <w:rsid w:val="004C7315"/>
    <w:rsid w:val="004D0274"/>
    <w:rsid w:val="004D0A20"/>
    <w:rsid w:val="004D0E89"/>
    <w:rsid w:val="004D1A23"/>
    <w:rsid w:val="004D2045"/>
    <w:rsid w:val="004D21D1"/>
    <w:rsid w:val="004D2480"/>
    <w:rsid w:val="004D2B0D"/>
    <w:rsid w:val="004D2C5F"/>
    <w:rsid w:val="004D3313"/>
    <w:rsid w:val="004D38D3"/>
    <w:rsid w:val="004D3A58"/>
    <w:rsid w:val="004D4061"/>
    <w:rsid w:val="004D42E9"/>
    <w:rsid w:val="004D48E3"/>
    <w:rsid w:val="004D4A70"/>
    <w:rsid w:val="004D4CE6"/>
    <w:rsid w:val="004D4EF2"/>
    <w:rsid w:val="004D51BB"/>
    <w:rsid w:val="004D528F"/>
    <w:rsid w:val="004D6991"/>
    <w:rsid w:val="004E039E"/>
    <w:rsid w:val="004E0B0F"/>
    <w:rsid w:val="004E137A"/>
    <w:rsid w:val="004E1572"/>
    <w:rsid w:val="004E23E0"/>
    <w:rsid w:val="004E265F"/>
    <w:rsid w:val="004E2815"/>
    <w:rsid w:val="004E43C8"/>
    <w:rsid w:val="004E457E"/>
    <w:rsid w:val="004E5459"/>
    <w:rsid w:val="004E5FB9"/>
    <w:rsid w:val="004E6983"/>
    <w:rsid w:val="004E71FC"/>
    <w:rsid w:val="004E7B18"/>
    <w:rsid w:val="004E7E80"/>
    <w:rsid w:val="004F0852"/>
    <w:rsid w:val="004F0A8A"/>
    <w:rsid w:val="004F0D2A"/>
    <w:rsid w:val="004F1575"/>
    <w:rsid w:val="004F166B"/>
    <w:rsid w:val="004F1F84"/>
    <w:rsid w:val="004F2265"/>
    <w:rsid w:val="004F2853"/>
    <w:rsid w:val="004F2AA3"/>
    <w:rsid w:val="004F2C5D"/>
    <w:rsid w:val="004F3AC3"/>
    <w:rsid w:val="004F3FA0"/>
    <w:rsid w:val="004F415B"/>
    <w:rsid w:val="004F45E4"/>
    <w:rsid w:val="004F5927"/>
    <w:rsid w:val="004F634A"/>
    <w:rsid w:val="004F65F6"/>
    <w:rsid w:val="004F72FA"/>
    <w:rsid w:val="004F7EA3"/>
    <w:rsid w:val="00500145"/>
    <w:rsid w:val="0050052C"/>
    <w:rsid w:val="00500E06"/>
    <w:rsid w:val="00500E1B"/>
    <w:rsid w:val="005024B3"/>
    <w:rsid w:val="00502765"/>
    <w:rsid w:val="00502AE0"/>
    <w:rsid w:val="00503357"/>
    <w:rsid w:val="0050349F"/>
    <w:rsid w:val="005036A5"/>
    <w:rsid w:val="005042CA"/>
    <w:rsid w:val="005047BC"/>
    <w:rsid w:val="005050A6"/>
    <w:rsid w:val="00505D1C"/>
    <w:rsid w:val="00505D7D"/>
    <w:rsid w:val="005063BF"/>
    <w:rsid w:val="005068B7"/>
    <w:rsid w:val="005071C1"/>
    <w:rsid w:val="0050758B"/>
    <w:rsid w:val="00507C35"/>
    <w:rsid w:val="0051030A"/>
    <w:rsid w:val="0051130E"/>
    <w:rsid w:val="00511C62"/>
    <w:rsid w:val="00512018"/>
    <w:rsid w:val="00512081"/>
    <w:rsid w:val="00512400"/>
    <w:rsid w:val="00512565"/>
    <w:rsid w:val="005127CA"/>
    <w:rsid w:val="00512F37"/>
    <w:rsid w:val="005134F1"/>
    <w:rsid w:val="00513A8F"/>
    <w:rsid w:val="00513E37"/>
    <w:rsid w:val="005155DC"/>
    <w:rsid w:val="0051570E"/>
    <w:rsid w:val="00515ABE"/>
    <w:rsid w:val="00516BB5"/>
    <w:rsid w:val="00516D23"/>
    <w:rsid w:val="00516DE0"/>
    <w:rsid w:val="005171F5"/>
    <w:rsid w:val="005173E0"/>
    <w:rsid w:val="00520132"/>
    <w:rsid w:val="00520A39"/>
    <w:rsid w:val="00520C4F"/>
    <w:rsid w:val="00520FA7"/>
    <w:rsid w:val="00521095"/>
    <w:rsid w:val="00521FF2"/>
    <w:rsid w:val="005224F9"/>
    <w:rsid w:val="00522682"/>
    <w:rsid w:val="00522EED"/>
    <w:rsid w:val="00523896"/>
    <w:rsid w:val="00523B02"/>
    <w:rsid w:val="00523C07"/>
    <w:rsid w:val="00523F41"/>
    <w:rsid w:val="0052409D"/>
    <w:rsid w:val="00524C74"/>
    <w:rsid w:val="00525F18"/>
    <w:rsid w:val="00526941"/>
    <w:rsid w:val="005275A1"/>
    <w:rsid w:val="005304BB"/>
    <w:rsid w:val="005305C4"/>
    <w:rsid w:val="00530638"/>
    <w:rsid w:val="00530741"/>
    <w:rsid w:val="00530D33"/>
    <w:rsid w:val="00530E47"/>
    <w:rsid w:val="00531003"/>
    <w:rsid w:val="005318C0"/>
    <w:rsid w:val="005319D8"/>
    <w:rsid w:val="00531A03"/>
    <w:rsid w:val="00531C53"/>
    <w:rsid w:val="005337F2"/>
    <w:rsid w:val="00533894"/>
    <w:rsid w:val="00534D4A"/>
    <w:rsid w:val="00534E20"/>
    <w:rsid w:val="00535ED6"/>
    <w:rsid w:val="00535F00"/>
    <w:rsid w:val="00536138"/>
    <w:rsid w:val="005374FE"/>
    <w:rsid w:val="00541F0D"/>
    <w:rsid w:val="00543A0B"/>
    <w:rsid w:val="00543ECD"/>
    <w:rsid w:val="00544134"/>
    <w:rsid w:val="00544E4F"/>
    <w:rsid w:val="00545C3C"/>
    <w:rsid w:val="005468D8"/>
    <w:rsid w:val="00547247"/>
    <w:rsid w:val="0054797C"/>
    <w:rsid w:val="00547A1B"/>
    <w:rsid w:val="00550BF5"/>
    <w:rsid w:val="0055153A"/>
    <w:rsid w:val="0055166A"/>
    <w:rsid w:val="00551888"/>
    <w:rsid w:val="00551A49"/>
    <w:rsid w:val="005523E8"/>
    <w:rsid w:val="005532BB"/>
    <w:rsid w:val="0055361F"/>
    <w:rsid w:val="005546E9"/>
    <w:rsid w:val="0055508F"/>
    <w:rsid w:val="0055685D"/>
    <w:rsid w:val="00556FD1"/>
    <w:rsid w:val="005606F4"/>
    <w:rsid w:val="0056122A"/>
    <w:rsid w:val="005615F8"/>
    <w:rsid w:val="00561A1B"/>
    <w:rsid w:val="0056249A"/>
    <w:rsid w:val="005624F4"/>
    <w:rsid w:val="00562E6D"/>
    <w:rsid w:val="00562FF0"/>
    <w:rsid w:val="0056461F"/>
    <w:rsid w:val="0056483E"/>
    <w:rsid w:val="00564A0D"/>
    <w:rsid w:val="00564A88"/>
    <w:rsid w:val="00564BA8"/>
    <w:rsid w:val="00564E42"/>
    <w:rsid w:val="00565471"/>
    <w:rsid w:val="00566B2E"/>
    <w:rsid w:val="00566D38"/>
    <w:rsid w:val="0056767D"/>
    <w:rsid w:val="005678C8"/>
    <w:rsid w:val="00567B44"/>
    <w:rsid w:val="00570616"/>
    <w:rsid w:val="00570971"/>
    <w:rsid w:val="00571500"/>
    <w:rsid w:val="00572320"/>
    <w:rsid w:val="005739DA"/>
    <w:rsid w:val="00573FDB"/>
    <w:rsid w:val="005747D6"/>
    <w:rsid w:val="00574DF4"/>
    <w:rsid w:val="00575CA7"/>
    <w:rsid w:val="005762DB"/>
    <w:rsid w:val="00576BD5"/>
    <w:rsid w:val="0057747F"/>
    <w:rsid w:val="0057797A"/>
    <w:rsid w:val="00577984"/>
    <w:rsid w:val="00577995"/>
    <w:rsid w:val="0058025E"/>
    <w:rsid w:val="00582A4D"/>
    <w:rsid w:val="00583847"/>
    <w:rsid w:val="005840D2"/>
    <w:rsid w:val="005842B1"/>
    <w:rsid w:val="00584BED"/>
    <w:rsid w:val="0058509F"/>
    <w:rsid w:val="005855D4"/>
    <w:rsid w:val="005859FD"/>
    <w:rsid w:val="00585B7F"/>
    <w:rsid w:val="005863D0"/>
    <w:rsid w:val="00590DC0"/>
    <w:rsid w:val="00590FCD"/>
    <w:rsid w:val="0059114C"/>
    <w:rsid w:val="00591CD9"/>
    <w:rsid w:val="005926ED"/>
    <w:rsid w:val="00592AF6"/>
    <w:rsid w:val="00593260"/>
    <w:rsid w:val="00593D9B"/>
    <w:rsid w:val="0059425E"/>
    <w:rsid w:val="00595AFA"/>
    <w:rsid w:val="00597133"/>
    <w:rsid w:val="0059724A"/>
    <w:rsid w:val="00597320"/>
    <w:rsid w:val="0059759C"/>
    <w:rsid w:val="005A0188"/>
    <w:rsid w:val="005A0695"/>
    <w:rsid w:val="005A1109"/>
    <w:rsid w:val="005A1686"/>
    <w:rsid w:val="005A1966"/>
    <w:rsid w:val="005A3291"/>
    <w:rsid w:val="005A465C"/>
    <w:rsid w:val="005A4897"/>
    <w:rsid w:val="005A52C3"/>
    <w:rsid w:val="005A5BF2"/>
    <w:rsid w:val="005A5E3E"/>
    <w:rsid w:val="005A6312"/>
    <w:rsid w:val="005A68BA"/>
    <w:rsid w:val="005A68D2"/>
    <w:rsid w:val="005A6BC5"/>
    <w:rsid w:val="005B0098"/>
    <w:rsid w:val="005B0745"/>
    <w:rsid w:val="005B0998"/>
    <w:rsid w:val="005B09D4"/>
    <w:rsid w:val="005B1082"/>
    <w:rsid w:val="005B1FFA"/>
    <w:rsid w:val="005B2B2E"/>
    <w:rsid w:val="005B2F05"/>
    <w:rsid w:val="005B36CC"/>
    <w:rsid w:val="005B3774"/>
    <w:rsid w:val="005B4837"/>
    <w:rsid w:val="005B4E18"/>
    <w:rsid w:val="005B5F90"/>
    <w:rsid w:val="005B60A0"/>
    <w:rsid w:val="005B6669"/>
    <w:rsid w:val="005B6C1A"/>
    <w:rsid w:val="005B6DD8"/>
    <w:rsid w:val="005B6E6E"/>
    <w:rsid w:val="005B6FFF"/>
    <w:rsid w:val="005B74B0"/>
    <w:rsid w:val="005B7D45"/>
    <w:rsid w:val="005C0479"/>
    <w:rsid w:val="005C04F6"/>
    <w:rsid w:val="005C0916"/>
    <w:rsid w:val="005C133B"/>
    <w:rsid w:val="005C1F05"/>
    <w:rsid w:val="005C20CC"/>
    <w:rsid w:val="005C29AE"/>
    <w:rsid w:val="005C29E6"/>
    <w:rsid w:val="005C41FA"/>
    <w:rsid w:val="005C460B"/>
    <w:rsid w:val="005C5518"/>
    <w:rsid w:val="005C75CB"/>
    <w:rsid w:val="005C7DCE"/>
    <w:rsid w:val="005C7FD8"/>
    <w:rsid w:val="005D05CD"/>
    <w:rsid w:val="005D0A13"/>
    <w:rsid w:val="005D0CD6"/>
    <w:rsid w:val="005D1128"/>
    <w:rsid w:val="005D1636"/>
    <w:rsid w:val="005D19A3"/>
    <w:rsid w:val="005D2248"/>
    <w:rsid w:val="005D2D10"/>
    <w:rsid w:val="005D2E09"/>
    <w:rsid w:val="005D32A5"/>
    <w:rsid w:val="005D34C5"/>
    <w:rsid w:val="005D3FD4"/>
    <w:rsid w:val="005D49C3"/>
    <w:rsid w:val="005D4A7D"/>
    <w:rsid w:val="005D4B5E"/>
    <w:rsid w:val="005D4BFE"/>
    <w:rsid w:val="005D4E61"/>
    <w:rsid w:val="005D4EC4"/>
    <w:rsid w:val="005D58FB"/>
    <w:rsid w:val="005D60ED"/>
    <w:rsid w:val="005D66F4"/>
    <w:rsid w:val="005D6A1F"/>
    <w:rsid w:val="005D6A6C"/>
    <w:rsid w:val="005D6AD2"/>
    <w:rsid w:val="005D6AE2"/>
    <w:rsid w:val="005D71DF"/>
    <w:rsid w:val="005D748C"/>
    <w:rsid w:val="005D7B84"/>
    <w:rsid w:val="005E037B"/>
    <w:rsid w:val="005E1249"/>
    <w:rsid w:val="005E1694"/>
    <w:rsid w:val="005E2536"/>
    <w:rsid w:val="005E2BFD"/>
    <w:rsid w:val="005E343E"/>
    <w:rsid w:val="005E399E"/>
    <w:rsid w:val="005E3CD0"/>
    <w:rsid w:val="005E4057"/>
    <w:rsid w:val="005E4191"/>
    <w:rsid w:val="005E4C43"/>
    <w:rsid w:val="005E4C70"/>
    <w:rsid w:val="005E53DE"/>
    <w:rsid w:val="005E5545"/>
    <w:rsid w:val="005E5C5E"/>
    <w:rsid w:val="005E6139"/>
    <w:rsid w:val="005E63D5"/>
    <w:rsid w:val="005E652A"/>
    <w:rsid w:val="005E7165"/>
    <w:rsid w:val="005E738A"/>
    <w:rsid w:val="005E7660"/>
    <w:rsid w:val="005F0378"/>
    <w:rsid w:val="005F0865"/>
    <w:rsid w:val="005F0BCD"/>
    <w:rsid w:val="005F0C3B"/>
    <w:rsid w:val="005F0CF6"/>
    <w:rsid w:val="005F1185"/>
    <w:rsid w:val="005F17C6"/>
    <w:rsid w:val="005F20D1"/>
    <w:rsid w:val="005F25EB"/>
    <w:rsid w:val="005F27C9"/>
    <w:rsid w:val="005F28FA"/>
    <w:rsid w:val="005F3A47"/>
    <w:rsid w:val="005F529B"/>
    <w:rsid w:val="005F55C6"/>
    <w:rsid w:val="005F595B"/>
    <w:rsid w:val="005F64AF"/>
    <w:rsid w:val="005F65F1"/>
    <w:rsid w:val="005F6A07"/>
    <w:rsid w:val="005F6EFC"/>
    <w:rsid w:val="005F720E"/>
    <w:rsid w:val="005F79F6"/>
    <w:rsid w:val="005F7FD5"/>
    <w:rsid w:val="00601041"/>
    <w:rsid w:val="0060142D"/>
    <w:rsid w:val="00602596"/>
    <w:rsid w:val="0060259E"/>
    <w:rsid w:val="00602658"/>
    <w:rsid w:val="0060268C"/>
    <w:rsid w:val="00602757"/>
    <w:rsid w:val="00602F3F"/>
    <w:rsid w:val="00602FDF"/>
    <w:rsid w:val="006034E4"/>
    <w:rsid w:val="006037C3"/>
    <w:rsid w:val="0060394B"/>
    <w:rsid w:val="00603CAA"/>
    <w:rsid w:val="0060441B"/>
    <w:rsid w:val="006048AD"/>
    <w:rsid w:val="00605095"/>
    <w:rsid w:val="00605473"/>
    <w:rsid w:val="006057A4"/>
    <w:rsid w:val="00605A14"/>
    <w:rsid w:val="006073B6"/>
    <w:rsid w:val="00607E52"/>
    <w:rsid w:val="006107A5"/>
    <w:rsid w:val="00611A24"/>
    <w:rsid w:val="00611CB0"/>
    <w:rsid w:val="00611FDB"/>
    <w:rsid w:val="006122B9"/>
    <w:rsid w:val="00612AED"/>
    <w:rsid w:val="00612D6B"/>
    <w:rsid w:val="00612F42"/>
    <w:rsid w:val="006132C0"/>
    <w:rsid w:val="00613B54"/>
    <w:rsid w:val="00613C82"/>
    <w:rsid w:val="0061472A"/>
    <w:rsid w:val="00614FB3"/>
    <w:rsid w:val="006154AD"/>
    <w:rsid w:val="00615A05"/>
    <w:rsid w:val="00616943"/>
    <w:rsid w:val="0061724C"/>
    <w:rsid w:val="006176B6"/>
    <w:rsid w:val="0061795C"/>
    <w:rsid w:val="0062022E"/>
    <w:rsid w:val="0062035E"/>
    <w:rsid w:val="00620554"/>
    <w:rsid w:val="00620AA0"/>
    <w:rsid w:val="00622785"/>
    <w:rsid w:val="00622849"/>
    <w:rsid w:val="00622EBA"/>
    <w:rsid w:val="00622F06"/>
    <w:rsid w:val="00623816"/>
    <w:rsid w:val="00624804"/>
    <w:rsid w:val="00625EB4"/>
    <w:rsid w:val="00626101"/>
    <w:rsid w:val="006270D4"/>
    <w:rsid w:val="0062766C"/>
    <w:rsid w:val="006277A7"/>
    <w:rsid w:val="006278B6"/>
    <w:rsid w:val="00627C4D"/>
    <w:rsid w:val="00630ADE"/>
    <w:rsid w:val="00631145"/>
    <w:rsid w:val="00631979"/>
    <w:rsid w:val="00631BCE"/>
    <w:rsid w:val="00631FB2"/>
    <w:rsid w:val="0063212D"/>
    <w:rsid w:val="006326B1"/>
    <w:rsid w:val="006328AF"/>
    <w:rsid w:val="00632C63"/>
    <w:rsid w:val="00634391"/>
    <w:rsid w:val="00635650"/>
    <w:rsid w:val="00635930"/>
    <w:rsid w:val="00635AC4"/>
    <w:rsid w:val="00636812"/>
    <w:rsid w:val="00636FE9"/>
    <w:rsid w:val="00637347"/>
    <w:rsid w:val="006375C6"/>
    <w:rsid w:val="00637AAE"/>
    <w:rsid w:val="0064179C"/>
    <w:rsid w:val="006419EB"/>
    <w:rsid w:val="0064224F"/>
    <w:rsid w:val="00642642"/>
    <w:rsid w:val="0064279C"/>
    <w:rsid w:val="00642F1B"/>
    <w:rsid w:val="00643245"/>
    <w:rsid w:val="006433C7"/>
    <w:rsid w:val="00643A54"/>
    <w:rsid w:val="00643AC6"/>
    <w:rsid w:val="006440BA"/>
    <w:rsid w:val="00644808"/>
    <w:rsid w:val="00644D45"/>
    <w:rsid w:val="006462F1"/>
    <w:rsid w:val="00646460"/>
    <w:rsid w:val="00646CA0"/>
    <w:rsid w:val="00646E09"/>
    <w:rsid w:val="006477B2"/>
    <w:rsid w:val="00647ABE"/>
    <w:rsid w:val="00647F02"/>
    <w:rsid w:val="00650BD9"/>
    <w:rsid w:val="006517DE"/>
    <w:rsid w:val="00651982"/>
    <w:rsid w:val="00651F87"/>
    <w:rsid w:val="00652115"/>
    <w:rsid w:val="00653690"/>
    <w:rsid w:val="006536C1"/>
    <w:rsid w:val="006541AA"/>
    <w:rsid w:val="00655662"/>
    <w:rsid w:val="0065612B"/>
    <w:rsid w:val="006565B1"/>
    <w:rsid w:val="006566C6"/>
    <w:rsid w:val="006567FE"/>
    <w:rsid w:val="00657300"/>
    <w:rsid w:val="0065791A"/>
    <w:rsid w:val="006579A9"/>
    <w:rsid w:val="00657F27"/>
    <w:rsid w:val="006604EE"/>
    <w:rsid w:val="0066099A"/>
    <w:rsid w:val="0066184B"/>
    <w:rsid w:val="00661968"/>
    <w:rsid w:val="00661EDA"/>
    <w:rsid w:val="00662A41"/>
    <w:rsid w:val="00663021"/>
    <w:rsid w:val="00663210"/>
    <w:rsid w:val="006657C4"/>
    <w:rsid w:val="00666108"/>
    <w:rsid w:val="00666E38"/>
    <w:rsid w:val="0067006F"/>
    <w:rsid w:val="00670DF7"/>
    <w:rsid w:val="006715EF"/>
    <w:rsid w:val="00672050"/>
    <w:rsid w:val="006725B0"/>
    <w:rsid w:val="00672638"/>
    <w:rsid w:val="00672A2C"/>
    <w:rsid w:val="00672BD9"/>
    <w:rsid w:val="006730FD"/>
    <w:rsid w:val="006731DC"/>
    <w:rsid w:val="00673632"/>
    <w:rsid w:val="00673EF9"/>
    <w:rsid w:val="00674778"/>
    <w:rsid w:val="00674D86"/>
    <w:rsid w:val="006752D7"/>
    <w:rsid w:val="0067661F"/>
    <w:rsid w:val="006773A3"/>
    <w:rsid w:val="006774A6"/>
    <w:rsid w:val="00677C6C"/>
    <w:rsid w:val="00680255"/>
    <w:rsid w:val="00680CC5"/>
    <w:rsid w:val="006811BB"/>
    <w:rsid w:val="006813BA"/>
    <w:rsid w:val="0068171B"/>
    <w:rsid w:val="00682DAB"/>
    <w:rsid w:val="006838C9"/>
    <w:rsid w:val="00683DA0"/>
    <w:rsid w:val="00684119"/>
    <w:rsid w:val="00684328"/>
    <w:rsid w:val="0068461E"/>
    <w:rsid w:val="006849BA"/>
    <w:rsid w:val="00684AB3"/>
    <w:rsid w:val="00684C27"/>
    <w:rsid w:val="00685262"/>
    <w:rsid w:val="00685337"/>
    <w:rsid w:val="00685C8F"/>
    <w:rsid w:val="0068657A"/>
    <w:rsid w:val="00686615"/>
    <w:rsid w:val="00686CF8"/>
    <w:rsid w:val="00687110"/>
    <w:rsid w:val="006871EC"/>
    <w:rsid w:val="00687275"/>
    <w:rsid w:val="0068734B"/>
    <w:rsid w:val="0068740A"/>
    <w:rsid w:val="00687DA5"/>
    <w:rsid w:val="00690279"/>
    <w:rsid w:val="006905C9"/>
    <w:rsid w:val="006919F3"/>
    <w:rsid w:val="0069273C"/>
    <w:rsid w:val="00692CF9"/>
    <w:rsid w:val="00693AED"/>
    <w:rsid w:val="00694098"/>
    <w:rsid w:val="00694995"/>
    <w:rsid w:val="00694D96"/>
    <w:rsid w:val="00694EFE"/>
    <w:rsid w:val="00695104"/>
    <w:rsid w:val="00695593"/>
    <w:rsid w:val="00695BDA"/>
    <w:rsid w:val="00696038"/>
    <w:rsid w:val="0069607C"/>
    <w:rsid w:val="006971F0"/>
    <w:rsid w:val="00697406"/>
    <w:rsid w:val="006974FC"/>
    <w:rsid w:val="00697E5C"/>
    <w:rsid w:val="006A077B"/>
    <w:rsid w:val="006A0D82"/>
    <w:rsid w:val="006A0D91"/>
    <w:rsid w:val="006A0EDB"/>
    <w:rsid w:val="006A1D8B"/>
    <w:rsid w:val="006A23BB"/>
    <w:rsid w:val="006A26A2"/>
    <w:rsid w:val="006A2960"/>
    <w:rsid w:val="006A2DAA"/>
    <w:rsid w:val="006A36C6"/>
    <w:rsid w:val="006A46DC"/>
    <w:rsid w:val="006A4AC0"/>
    <w:rsid w:val="006A5C83"/>
    <w:rsid w:val="006A6826"/>
    <w:rsid w:val="006A70AE"/>
    <w:rsid w:val="006A725B"/>
    <w:rsid w:val="006A7870"/>
    <w:rsid w:val="006A79E9"/>
    <w:rsid w:val="006A7C37"/>
    <w:rsid w:val="006B066C"/>
    <w:rsid w:val="006B07C7"/>
    <w:rsid w:val="006B0E52"/>
    <w:rsid w:val="006B1B60"/>
    <w:rsid w:val="006B22F4"/>
    <w:rsid w:val="006B23ED"/>
    <w:rsid w:val="006B296F"/>
    <w:rsid w:val="006B2F90"/>
    <w:rsid w:val="006B35A9"/>
    <w:rsid w:val="006B3AB7"/>
    <w:rsid w:val="006B46DA"/>
    <w:rsid w:val="006B4AB9"/>
    <w:rsid w:val="006B4DE0"/>
    <w:rsid w:val="006B4E8F"/>
    <w:rsid w:val="006B52DF"/>
    <w:rsid w:val="006B6306"/>
    <w:rsid w:val="006B6745"/>
    <w:rsid w:val="006B67EC"/>
    <w:rsid w:val="006B6842"/>
    <w:rsid w:val="006B6B18"/>
    <w:rsid w:val="006B6F3E"/>
    <w:rsid w:val="006B7359"/>
    <w:rsid w:val="006C03D2"/>
    <w:rsid w:val="006C03E7"/>
    <w:rsid w:val="006C0D16"/>
    <w:rsid w:val="006C15EF"/>
    <w:rsid w:val="006C1CBA"/>
    <w:rsid w:val="006C27E1"/>
    <w:rsid w:val="006C2C72"/>
    <w:rsid w:val="006C303F"/>
    <w:rsid w:val="006C4FD7"/>
    <w:rsid w:val="006C5D51"/>
    <w:rsid w:val="006C609D"/>
    <w:rsid w:val="006C6699"/>
    <w:rsid w:val="006C6F3A"/>
    <w:rsid w:val="006D06DF"/>
    <w:rsid w:val="006D0D00"/>
    <w:rsid w:val="006D0D50"/>
    <w:rsid w:val="006D1CDC"/>
    <w:rsid w:val="006D22D3"/>
    <w:rsid w:val="006D3067"/>
    <w:rsid w:val="006D353A"/>
    <w:rsid w:val="006D3C6E"/>
    <w:rsid w:val="006D409E"/>
    <w:rsid w:val="006D4AC3"/>
    <w:rsid w:val="006D4DEC"/>
    <w:rsid w:val="006D4E0A"/>
    <w:rsid w:val="006D53CA"/>
    <w:rsid w:val="006D5639"/>
    <w:rsid w:val="006D60DE"/>
    <w:rsid w:val="006D6606"/>
    <w:rsid w:val="006D752E"/>
    <w:rsid w:val="006D77AA"/>
    <w:rsid w:val="006D7C17"/>
    <w:rsid w:val="006E06CC"/>
    <w:rsid w:val="006E1761"/>
    <w:rsid w:val="006E23D5"/>
    <w:rsid w:val="006E2C80"/>
    <w:rsid w:val="006E3082"/>
    <w:rsid w:val="006E3808"/>
    <w:rsid w:val="006E3F42"/>
    <w:rsid w:val="006E4665"/>
    <w:rsid w:val="006E5081"/>
    <w:rsid w:val="006E543D"/>
    <w:rsid w:val="006E5AE2"/>
    <w:rsid w:val="006E5F1E"/>
    <w:rsid w:val="006E6498"/>
    <w:rsid w:val="006E782C"/>
    <w:rsid w:val="006F0B3D"/>
    <w:rsid w:val="006F101A"/>
    <w:rsid w:val="006F19C5"/>
    <w:rsid w:val="006F1A7B"/>
    <w:rsid w:val="006F1C11"/>
    <w:rsid w:val="006F20D2"/>
    <w:rsid w:val="006F2201"/>
    <w:rsid w:val="006F2B34"/>
    <w:rsid w:val="006F2C73"/>
    <w:rsid w:val="006F328A"/>
    <w:rsid w:val="006F3792"/>
    <w:rsid w:val="006F3AFC"/>
    <w:rsid w:val="006F3D80"/>
    <w:rsid w:val="006F4577"/>
    <w:rsid w:val="006F579D"/>
    <w:rsid w:val="006F64B9"/>
    <w:rsid w:val="006F6F2D"/>
    <w:rsid w:val="006F72C0"/>
    <w:rsid w:val="0070074F"/>
    <w:rsid w:val="00700B11"/>
    <w:rsid w:val="00700D05"/>
    <w:rsid w:val="00700F06"/>
    <w:rsid w:val="00702146"/>
    <w:rsid w:val="007029D5"/>
    <w:rsid w:val="007033FF"/>
    <w:rsid w:val="00703FD1"/>
    <w:rsid w:val="00705F5D"/>
    <w:rsid w:val="00705F83"/>
    <w:rsid w:val="00706038"/>
    <w:rsid w:val="007067B4"/>
    <w:rsid w:val="00706BAB"/>
    <w:rsid w:val="00706BB8"/>
    <w:rsid w:val="007104A7"/>
    <w:rsid w:val="00710C14"/>
    <w:rsid w:val="0071126F"/>
    <w:rsid w:val="00711342"/>
    <w:rsid w:val="00711729"/>
    <w:rsid w:val="0071288F"/>
    <w:rsid w:val="00712D2B"/>
    <w:rsid w:val="00713857"/>
    <w:rsid w:val="00713AAD"/>
    <w:rsid w:val="00713D17"/>
    <w:rsid w:val="00714FE5"/>
    <w:rsid w:val="00715D9C"/>
    <w:rsid w:val="007163F6"/>
    <w:rsid w:val="0071673B"/>
    <w:rsid w:val="00716920"/>
    <w:rsid w:val="007169D9"/>
    <w:rsid w:val="007178D9"/>
    <w:rsid w:val="00717B5E"/>
    <w:rsid w:val="00717EED"/>
    <w:rsid w:val="0072022B"/>
    <w:rsid w:val="007207BA"/>
    <w:rsid w:val="00721040"/>
    <w:rsid w:val="007216F6"/>
    <w:rsid w:val="0072199E"/>
    <w:rsid w:val="00721C6E"/>
    <w:rsid w:val="00721FA9"/>
    <w:rsid w:val="0072251C"/>
    <w:rsid w:val="00722858"/>
    <w:rsid w:val="00722F46"/>
    <w:rsid w:val="007245DC"/>
    <w:rsid w:val="007246A7"/>
    <w:rsid w:val="00726333"/>
    <w:rsid w:val="007264F5"/>
    <w:rsid w:val="00726567"/>
    <w:rsid w:val="0072670D"/>
    <w:rsid w:val="00726C4B"/>
    <w:rsid w:val="007270F9"/>
    <w:rsid w:val="00727158"/>
    <w:rsid w:val="00727492"/>
    <w:rsid w:val="00727F42"/>
    <w:rsid w:val="007305BF"/>
    <w:rsid w:val="00730758"/>
    <w:rsid w:val="00730AB6"/>
    <w:rsid w:val="00731208"/>
    <w:rsid w:val="00733342"/>
    <w:rsid w:val="00734027"/>
    <w:rsid w:val="0073438C"/>
    <w:rsid w:val="00734722"/>
    <w:rsid w:val="00734723"/>
    <w:rsid w:val="00734A2C"/>
    <w:rsid w:val="00734E60"/>
    <w:rsid w:val="00734FD6"/>
    <w:rsid w:val="00735206"/>
    <w:rsid w:val="0073526E"/>
    <w:rsid w:val="007353CD"/>
    <w:rsid w:val="0073560D"/>
    <w:rsid w:val="00735731"/>
    <w:rsid w:val="00736696"/>
    <w:rsid w:val="007368C1"/>
    <w:rsid w:val="00737302"/>
    <w:rsid w:val="007378A4"/>
    <w:rsid w:val="00740C5A"/>
    <w:rsid w:val="00740F1F"/>
    <w:rsid w:val="00741851"/>
    <w:rsid w:val="00741AD3"/>
    <w:rsid w:val="0074242D"/>
    <w:rsid w:val="007432C6"/>
    <w:rsid w:val="0074363F"/>
    <w:rsid w:val="00744125"/>
    <w:rsid w:val="0074444C"/>
    <w:rsid w:val="00744A52"/>
    <w:rsid w:val="00744FDB"/>
    <w:rsid w:val="00745CA2"/>
    <w:rsid w:val="0074655B"/>
    <w:rsid w:val="0074657D"/>
    <w:rsid w:val="00747724"/>
    <w:rsid w:val="007478F1"/>
    <w:rsid w:val="00747905"/>
    <w:rsid w:val="0074790D"/>
    <w:rsid w:val="00747F4F"/>
    <w:rsid w:val="00747FE3"/>
    <w:rsid w:val="0075047B"/>
    <w:rsid w:val="007504B7"/>
    <w:rsid w:val="0075073A"/>
    <w:rsid w:val="007508B8"/>
    <w:rsid w:val="00750E0C"/>
    <w:rsid w:val="007516D8"/>
    <w:rsid w:val="00751899"/>
    <w:rsid w:val="00751D12"/>
    <w:rsid w:val="00751E4F"/>
    <w:rsid w:val="00752071"/>
    <w:rsid w:val="007520FC"/>
    <w:rsid w:val="0075216F"/>
    <w:rsid w:val="007530F5"/>
    <w:rsid w:val="00753204"/>
    <w:rsid w:val="0075370D"/>
    <w:rsid w:val="007539C0"/>
    <w:rsid w:val="00753A4A"/>
    <w:rsid w:val="0075402F"/>
    <w:rsid w:val="00754E2A"/>
    <w:rsid w:val="00754FDC"/>
    <w:rsid w:val="00755C70"/>
    <w:rsid w:val="0075689D"/>
    <w:rsid w:val="007569BA"/>
    <w:rsid w:val="007572E6"/>
    <w:rsid w:val="00760064"/>
    <w:rsid w:val="007601AC"/>
    <w:rsid w:val="007623F8"/>
    <w:rsid w:val="007628D8"/>
    <w:rsid w:val="00763F49"/>
    <w:rsid w:val="007642FE"/>
    <w:rsid w:val="007644CB"/>
    <w:rsid w:val="00765EDD"/>
    <w:rsid w:val="007663A5"/>
    <w:rsid w:val="007664B7"/>
    <w:rsid w:val="00766DA3"/>
    <w:rsid w:val="0076754D"/>
    <w:rsid w:val="00767C47"/>
    <w:rsid w:val="00767F1D"/>
    <w:rsid w:val="00770152"/>
    <w:rsid w:val="0077068B"/>
    <w:rsid w:val="00770C57"/>
    <w:rsid w:val="00770EEF"/>
    <w:rsid w:val="0077105C"/>
    <w:rsid w:val="0077139C"/>
    <w:rsid w:val="0077148A"/>
    <w:rsid w:val="007715D9"/>
    <w:rsid w:val="007720BA"/>
    <w:rsid w:val="00772288"/>
    <w:rsid w:val="00772381"/>
    <w:rsid w:val="007730CF"/>
    <w:rsid w:val="007732F9"/>
    <w:rsid w:val="00773439"/>
    <w:rsid w:val="007741D2"/>
    <w:rsid w:val="00774206"/>
    <w:rsid w:val="00775A9A"/>
    <w:rsid w:val="00775F1D"/>
    <w:rsid w:val="007771C6"/>
    <w:rsid w:val="007778AE"/>
    <w:rsid w:val="00780244"/>
    <w:rsid w:val="007803ED"/>
    <w:rsid w:val="0078041C"/>
    <w:rsid w:val="00780546"/>
    <w:rsid w:val="00780559"/>
    <w:rsid w:val="00780DC6"/>
    <w:rsid w:val="00780F47"/>
    <w:rsid w:val="0078140F"/>
    <w:rsid w:val="007814B1"/>
    <w:rsid w:val="00783B55"/>
    <w:rsid w:val="00783F8E"/>
    <w:rsid w:val="0078405B"/>
    <w:rsid w:val="00784260"/>
    <w:rsid w:val="0078481C"/>
    <w:rsid w:val="00784B4A"/>
    <w:rsid w:val="00784D28"/>
    <w:rsid w:val="00785D79"/>
    <w:rsid w:val="00785D8F"/>
    <w:rsid w:val="00786327"/>
    <w:rsid w:val="00786C59"/>
    <w:rsid w:val="007901E4"/>
    <w:rsid w:val="007909BE"/>
    <w:rsid w:val="00790AA9"/>
    <w:rsid w:val="007911C6"/>
    <w:rsid w:val="00791C1D"/>
    <w:rsid w:val="007922E5"/>
    <w:rsid w:val="00792D3A"/>
    <w:rsid w:val="00792D97"/>
    <w:rsid w:val="007931A6"/>
    <w:rsid w:val="00794145"/>
    <w:rsid w:val="00794BDA"/>
    <w:rsid w:val="00794F6E"/>
    <w:rsid w:val="00794FF2"/>
    <w:rsid w:val="00795559"/>
    <w:rsid w:val="007957A3"/>
    <w:rsid w:val="00795884"/>
    <w:rsid w:val="00795C25"/>
    <w:rsid w:val="00795DD0"/>
    <w:rsid w:val="00796132"/>
    <w:rsid w:val="0079683A"/>
    <w:rsid w:val="007968FA"/>
    <w:rsid w:val="00796D57"/>
    <w:rsid w:val="00797223"/>
    <w:rsid w:val="00797FA6"/>
    <w:rsid w:val="007A06E9"/>
    <w:rsid w:val="007A1268"/>
    <w:rsid w:val="007A15A5"/>
    <w:rsid w:val="007A171E"/>
    <w:rsid w:val="007A1EE5"/>
    <w:rsid w:val="007A2567"/>
    <w:rsid w:val="007A36DA"/>
    <w:rsid w:val="007A405A"/>
    <w:rsid w:val="007A42BC"/>
    <w:rsid w:val="007A491B"/>
    <w:rsid w:val="007A51E6"/>
    <w:rsid w:val="007A550B"/>
    <w:rsid w:val="007A5714"/>
    <w:rsid w:val="007A5834"/>
    <w:rsid w:val="007A5E61"/>
    <w:rsid w:val="007A64A6"/>
    <w:rsid w:val="007A6AB7"/>
    <w:rsid w:val="007A7323"/>
    <w:rsid w:val="007A73FE"/>
    <w:rsid w:val="007A7768"/>
    <w:rsid w:val="007A7F1E"/>
    <w:rsid w:val="007B0ABE"/>
    <w:rsid w:val="007B189F"/>
    <w:rsid w:val="007B1B04"/>
    <w:rsid w:val="007B1E59"/>
    <w:rsid w:val="007B1EB5"/>
    <w:rsid w:val="007B25F9"/>
    <w:rsid w:val="007B2C8C"/>
    <w:rsid w:val="007B2F2B"/>
    <w:rsid w:val="007B3374"/>
    <w:rsid w:val="007B3CA1"/>
    <w:rsid w:val="007B47F0"/>
    <w:rsid w:val="007B520B"/>
    <w:rsid w:val="007B530C"/>
    <w:rsid w:val="007B5693"/>
    <w:rsid w:val="007B5968"/>
    <w:rsid w:val="007B65AC"/>
    <w:rsid w:val="007B6811"/>
    <w:rsid w:val="007B6860"/>
    <w:rsid w:val="007B6EDF"/>
    <w:rsid w:val="007B7150"/>
    <w:rsid w:val="007B7CA9"/>
    <w:rsid w:val="007C0539"/>
    <w:rsid w:val="007C0844"/>
    <w:rsid w:val="007C0C85"/>
    <w:rsid w:val="007C0C9F"/>
    <w:rsid w:val="007C11EA"/>
    <w:rsid w:val="007C20C7"/>
    <w:rsid w:val="007C2BC5"/>
    <w:rsid w:val="007C30C1"/>
    <w:rsid w:val="007C3436"/>
    <w:rsid w:val="007C3667"/>
    <w:rsid w:val="007C3A0D"/>
    <w:rsid w:val="007C3B11"/>
    <w:rsid w:val="007C3BFE"/>
    <w:rsid w:val="007C3D00"/>
    <w:rsid w:val="007C3E77"/>
    <w:rsid w:val="007C4433"/>
    <w:rsid w:val="007C4851"/>
    <w:rsid w:val="007C4917"/>
    <w:rsid w:val="007C68BB"/>
    <w:rsid w:val="007C6CA1"/>
    <w:rsid w:val="007C6D0E"/>
    <w:rsid w:val="007C6F6C"/>
    <w:rsid w:val="007D080B"/>
    <w:rsid w:val="007D2A65"/>
    <w:rsid w:val="007D2B64"/>
    <w:rsid w:val="007D2C77"/>
    <w:rsid w:val="007D2DC0"/>
    <w:rsid w:val="007D332B"/>
    <w:rsid w:val="007D3448"/>
    <w:rsid w:val="007D3840"/>
    <w:rsid w:val="007D3A75"/>
    <w:rsid w:val="007D3B7E"/>
    <w:rsid w:val="007D3CFE"/>
    <w:rsid w:val="007D4235"/>
    <w:rsid w:val="007D4416"/>
    <w:rsid w:val="007D4AC9"/>
    <w:rsid w:val="007D540E"/>
    <w:rsid w:val="007D57BE"/>
    <w:rsid w:val="007D5A23"/>
    <w:rsid w:val="007D5C0F"/>
    <w:rsid w:val="007D62EE"/>
    <w:rsid w:val="007D671E"/>
    <w:rsid w:val="007E1789"/>
    <w:rsid w:val="007E1829"/>
    <w:rsid w:val="007E1A9B"/>
    <w:rsid w:val="007E2472"/>
    <w:rsid w:val="007E311A"/>
    <w:rsid w:val="007E32DF"/>
    <w:rsid w:val="007E3322"/>
    <w:rsid w:val="007E3A18"/>
    <w:rsid w:val="007E4538"/>
    <w:rsid w:val="007E457D"/>
    <w:rsid w:val="007E468E"/>
    <w:rsid w:val="007E4826"/>
    <w:rsid w:val="007E48C3"/>
    <w:rsid w:val="007E4AD4"/>
    <w:rsid w:val="007E4B2F"/>
    <w:rsid w:val="007E4C33"/>
    <w:rsid w:val="007E4CE4"/>
    <w:rsid w:val="007E51A3"/>
    <w:rsid w:val="007E6277"/>
    <w:rsid w:val="007E6DC8"/>
    <w:rsid w:val="007E7F78"/>
    <w:rsid w:val="007F0884"/>
    <w:rsid w:val="007F0ACB"/>
    <w:rsid w:val="007F0F11"/>
    <w:rsid w:val="007F1323"/>
    <w:rsid w:val="007F1518"/>
    <w:rsid w:val="007F17C1"/>
    <w:rsid w:val="007F3553"/>
    <w:rsid w:val="007F4D9D"/>
    <w:rsid w:val="007F4E59"/>
    <w:rsid w:val="007F5B8E"/>
    <w:rsid w:val="007F5BD2"/>
    <w:rsid w:val="007F6AB6"/>
    <w:rsid w:val="007F7A9C"/>
    <w:rsid w:val="007F7D36"/>
    <w:rsid w:val="00800628"/>
    <w:rsid w:val="0080079A"/>
    <w:rsid w:val="00800B25"/>
    <w:rsid w:val="00800B80"/>
    <w:rsid w:val="008016DD"/>
    <w:rsid w:val="00801B42"/>
    <w:rsid w:val="00801D9C"/>
    <w:rsid w:val="00801EA6"/>
    <w:rsid w:val="00801EB0"/>
    <w:rsid w:val="00802720"/>
    <w:rsid w:val="00802CB7"/>
    <w:rsid w:val="00802DDF"/>
    <w:rsid w:val="008030BD"/>
    <w:rsid w:val="00803A8D"/>
    <w:rsid w:val="00804317"/>
    <w:rsid w:val="0080449A"/>
    <w:rsid w:val="00804514"/>
    <w:rsid w:val="00804930"/>
    <w:rsid w:val="00804A95"/>
    <w:rsid w:val="0080619B"/>
    <w:rsid w:val="00806E86"/>
    <w:rsid w:val="008071F8"/>
    <w:rsid w:val="00807C72"/>
    <w:rsid w:val="00810226"/>
    <w:rsid w:val="00811A94"/>
    <w:rsid w:val="00811ECA"/>
    <w:rsid w:val="00812649"/>
    <w:rsid w:val="0081344F"/>
    <w:rsid w:val="008138D8"/>
    <w:rsid w:val="00813A99"/>
    <w:rsid w:val="008140F7"/>
    <w:rsid w:val="0081592E"/>
    <w:rsid w:val="00816053"/>
    <w:rsid w:val="0081607F"/>
    <w:rsid w:val="00816424"/>
    <w:rsid w:val="00816D2F"/>
    <w:rsid w:val="00817C4D"/>
    <w:rsid w:val="0082006B"/>
    <w:rsid w:val="00821096"/>
    <w:rsid w:val="008220C7"/>
    <w:rsid w:val="00822651"/>
    <w:rsid w:val="00822B87"/>
    <w:rsid w:val="00822F23"/>
    <w:rsid w:val="0082328E"/>
    <w:rsid w:val="00823DDC"/>
    <w:rsid w:val="00823E10"/>
    <w:rsid w:val="00824416"/>
    <w:rsid w:val="00824D94"/>
    <w:rsid w:val="00824D97"/>
    <w:rsid w:val="0082525C"/>
    <w:rsid w:val="00826283"/>
    <w:rsid w:val="00826E00"/>
    <w:rsid w:val="0082773D"/>
    <w:rsid w:val="008278DC"/>
    <w:rsid w:val="0083267F"/>
    <w:rsid w:val="008336D2"/>
    <w:rsid w:val="00833998"/>
    <w:rsid w:val="008339C2"/>
    <w:rsid w:val="00834931"/>
    <w:rsid w:val="00834DB1"/>
    <w:rsid w:val="00835B86"/>
    <w:rsid w:val="008361C0"/>
    <w:rsid w:val="00836FF2"/>
    <w:rsid w:val="0084095A"/>
    <w:rsid w:val="00841BCD"/>
    <w:rsid w:val="008426A2"/>
    <w:rsid w:val="008435D6"/>
    <w:rsid w:val="00843AE9"/>
    <w:rsid w:val="00843F29"/>
    <w:rsid w:val="00844F65"/>
    <w:rsid w:val="008452A5"/>
    <w:rsid w:val="008465FC"/>
    <w:rsid w:val="0084661F"/>
    <w:rsid w:val="00846E88"/>
    <w:rsid w:val="00847034"/>
    <w:rsid w:val="008471F0"/>
    <w:rsid w:val="00847A74"/>
    <w:rsid w:val="008506DE"/>
    <w:rsid w:val="00850A46"/>
    <w:rsid w:val="008511F2"/>
    <w:rsid w:val="008514BD"/>
    <w:rsid w:val="00851A15"/>
    <w:rsid w:val="00853401"/>
    <w:rsid w:val="00853564"/>
    <w:rsid w:val="00853838"/>
    <w:rsid w:val="00853EB5"/>
    <w:rsid w:val="0085407A"/>
    <w:rsid w:val="00855F33"/>
    <w:rsid w:val="008562A3"/>
    <w:rsid w:val="00856763"/>
    <w:rsid w:val="00857737"/>
    <w:rsid w:val="00857BDC"/>
    <w:rsid w:val="00860270"/>
    <w:rsid w:val="008603D5"/>
    <w:rsid w:val="00860668"/>
    <w:rsid w:val="008608DC"/>
    <w:rsid w:val="00860EF0"/>
    <w:rsid w:val="00860FDC"/>
    <w:rsid w:val="00861CA9"/>
    <w:rsid w:val="00861EAB"/>
    <w:rsid w:val="0086234F"/>
    <w:rsid w:val="008638FA"/>
    <w:rsid w:val="00863F5C"/>
    <w:rsid w:val="0086402E"/>
    <w:rsid w:val="0086407C"/>
    <w:rsid w:val="00864B39"/>
    <w:rsid w:val="00864B4D"/>
    <w:rsid w:val="00864C8A"/>
    <w:rsid w:val="00864CBA"/>
    <w:rsid w:val="00865938"/>
    <w:rsid w:val="00865E60"/>
    <w:rsid w:val="008662E4"/>
    <w:rsid w:val="008671B6"/>
    <w:rsid w:val="008673EF"/>
    <w:rsid w:val="00867C04"/>
    <w:rsid w:val="008702FD"/>
    <w:rsid w:val="00870409"/>
    <w:rsid w:val="008706D1"/>
    <w:rsid w:val="0087232B"/>
    <w:rsid w:val="00872E70"/>
    <w:rsid w:val="0087328E"/>
    <w:rsid w:val="00873676"/>
    <w:rsid w:val="008736FF"/>
    <w:rsid w:val="008745C1"/>
    <w:rsid w:val="0087499B"/>
    <w:rsid w:val="00874A6C"/>
    <w:rsid w:val="00874BEB"/>
    <w:rsid w:val="008752FF"/>
    <w:rsid w:val="00876711"/>
    <w:rsid w:val="0087701D"/>
    <w:rsid w:val="00877AE8"/>
    <w:rsid w:val="00877D1E"/>
    <w:rsid w:val="00880F13"/>
    <w:rsid w:val="0088129C"/>
    <w:rsid w:val="00881366"/>
    <w:rsid w:val="00881B1C"/>
    <w:rsid w:val="0088249F"/>
    <w:rsid w:val="008828B8"/>
    <w:rsid w:val="00883855"/>
    <w:rsid w:val="00884245"/>
    <w:rsid w:val="00884617"/>
    <w:rsid w:val="00885376"/>
    <w:rsid w:val="008853C4"/>
    <w:rsid w:val="008854B1"/>
    <w:rsid w:val="00885A60"/>
    <w:rsid w:val="00885F69"/>
    <w:rsid w:val="00886385"/>
    <w:rsid w:val="008866C8"/>
    <w:rsid w:val="00887D8B"/>
    <w:rsid w:val="0089032F"/>
    <w:rsid w:val="00890396"/>
    <w:rsid w:val="008906EB"/>
    <w:rsid w:val="0089087A"/>
    <w:rsid w:val="00890921"/>
    <w:rsid w:val="00890C8C"/>
    <w:rsid w:val="00890D67"/>
    <w:rsid w:val="008912B8"/>
    <w:rsid w:val="00891C99"/>
    <w:rsid w:val="00891F64"/>
    <w:rsid w:val="00893778"/>
    <w:rsid w:val="00893979"/>
    <w:rsid w:val="008946D9"/>
    <w:rsid w:val="008955D1"/>
    <w:rsid w:val="008957C0"/>
    <w:rsid w:val="008958A3"/>
    <w:rsid w:val="00895E86"/>
    <w:rsid w:val="00896893"/>
    <w:rsid w:val="00896A4D"/>
    <w:rsid w:val="00896C50"/>
    <w:rsid w:val="00897484"/>
    <w:rsid w:val="00897594"/>
    <w:rsid w:val="0089774E"/>
    <w:rsid w:val="008A0321"/>
    <w:rsid w:val="008A0453"/>
    <w:rsid w:val="008A0894"/>
    <w:rsid w:val="008A08AB"/>
    <w:rsid w:val="008A0E90"/>
    <w:rsid w:val="008A202C"/>
    <w:rsid w:val="008A2519"/>
    <w:rsid w:val="008A2678"/>
    <w:rsid w:val="008A2E46"/>
    <w:rsid w:val="008A3585"/>
    <w:rsid w:val="008A39B8"/>
    <w:rsid w:val="008A3A04"/>
    <w:rsid w:val="008A3AF5"/>
    <w:rsid w:val="008A416F"/>
    <w:rsid w:val="008A68DA"/>
    <w:rsid w:val="008A7DAA"/>
    <w:rsid w:val="008B0140"/>
    <w:rsid w:val="008B0245"/>
    <w:rsid w:val="008B03E6"/>
    <w:rsid w:val="008B0CC1"/>
    <w:rsid w:val="008B15DF"/>
    <w:rsid w:val="008B28EB"/>
    <w:rsid w:val="008B4105"/>
    <w:rsid w:val="008B4F45"/>
    <w:rsid w:val="008B51E3"/>
    <w:rsid w:val="008B5675"/>
    <w:rsid w:val="008B68E6"/>
    <w:rsid w:val="008B703E"/>
    <w:rsid w:val="008B7F9A"/>
    <w:rsid w:val="008C0267"/>
    <w:rsid w:val="008C071D"/>
    <w:rsid w:val="008C08D9"/>
    <w:rsid w:val="008C1377"/>
    <w:rsid w:val="008C17B2"/>
    <w:rsid w:val="008C2756"/>
    <w:rsid w:val="008C2BD7"/>
    <w:rsid w:val="008C3EC6"/>
    <w:rsid w:val="008C4276"/>
    <w:rsid w:val="008C4875"/>
    <w:rsid w:val="008C5039"/>
    <w:rsid w:val="008C55E8"/>
    <w:rsid w:val="008C5845"/>
    <w:rsid w:val="008C65BB"/>
    <w:rsid w:val="008C69E4"/>
    <w:rsid w:val="008C6B6B"/>
    <w:rsid w:val="008C73A7"/>
    <w:rsid w:val="008D0210"/>
    <w:rsid w:val="008D05B2"/>
    <w:rsid w:val="008D0989"/>
    <w:rsid w:val="008D1289"/>
    <w:rsid w:val="008D24AD"/>
    <w:rsid w:val="008D2522"/>
    <w:rsid w:val="008D25C1"/>
    <w:rsid w:val="008D2B0C"/>
    <w:rsid w:val="008D3E9A"/>
    <w:rsid w:val="008D4C89"/>
    <w:rsid w:val="008D4CA8"/>
    <w:rsid w:val="008D5717"/>
    <w:rsid w:val="008D6447"/>
    <w:rsid w:val="008D7543"/>
    <w:rsid w:val="008E021B"/>
    <w:rsid w:val="008E15D4"/>
    <w:rsid w:val="008E22BB"/>
    <w:rsid w:val="008E2595"/>
    <w:rsid w:val="008E27D5"/>
    <w:rsid w:val="008E3FF5"/>
    <w:rsid w:val="008E57E5"/>
    <w:rsid w:val="008E5E2D"/>
    <w:rsid w:val="008E74F0"/>
    <w:rsid w:val="008E754A"/>
    <w:rsid w:val="008E7FA3"/>
    <w:rsid w:val="008F0308"/>
    <w:rsid w:val="008F0367"/>
    <w:rsid w:val="008F0657"/>
    <w:rsid w:val="008F092F"/>
    <w:rsid w:val="008F0996"/>
    <w:rsid w:val="008F1A1A"/>
    <w:rsid w:val="008F1A39"/>
    <w:rsid w:val="008F222D"/>
    <w:rsid w:val="008F26C8"/>
    <w:rsid w:val="008F3073"/>
    <w:rsid w:val="008F3417"/>
    <w:rsid w:val="008F36E7"/>
    <w:rsid w:val="008F417B"/>
    <w:rsid w:val="008F4AFF"/>
    <w:rsid w:val="008F526E"/>
    <w:rsid w:val="008F602B"/>
    <w:rsid w:val="008F6291"/>
    <w:rsid w:val="008F6963"/>
    <w:rsid w:val="008F70B1"/>
    <w:rsid w:val="008F7B25"/>
    <w:rsid w:val="0090096B"/>
    <w:rsid w:val="009011E0"/>
    <w:rsid w:val="009017DA"/>
    <w:rsid w:val="00901805"/>
    <w:rsid w:val="00902059"/>
    <w:rsid w:val="00902118"/>
    <w:rsid w:val="009025AA"/>
    <w:rsid w:val="00902992"/>
    <w:rsid w:val="00903314"/>
    <w:rsid w:val="009037D2"/>
    <w:rsid w:val="00904225"/>
    <w:rsid w:val="009048C1"/>
    <w:rsid w:val="009049F6"/>
    <w:rsid w:val="00904E0E"/>
    <w:rsid w:val="00905F82"/>
    <w:rsid w:val="0090695E"/>
    <w:rsid w:val="009074CD"/>
    <w:rsid w:val="00907977"/>
    <w:rsid w:val="009103B4"/>
    <w:rsid w:val="009104BC"/>
    <w:rsid w:val="009110DB"/>
    <w:rsid w:val="009113CD"/>
    <w:rsid w:val="00911495"/>
    <w:rsid w:val="00911885"/>
    <w:rsid w:val="00911E00"/>
    <w:rsid w:val="00912501"/>
    <w:rsid w:val="00912A38"/>
    <w:rsid w:val="00913637"/>
    <w:rsid w:val="009138F8"/>
    <w:rsid w:val="00913D1E"/>
    <w:rsid w:val="00914013"/>
    <w:rsid w:val="009148D6"/>
    <w:rsid w:val="00914C5B"/>
    <w:rsid w:val="00914D55"/>
    <w:rsid w:val="00915704"/>
    <w:rsid w:val="00916133"/>
    <w:rsid w:val="0091687F"/>
    <w:rsid w:val="0091764B"/>
    <w:rsid w:val="009176C8"/>
    <w:rsid w:val="009200D8"/>
    <w:rsid w:val="009202E4"/>
    <w:rsid w:val="0092096B"/>
    <w:rsid w:val="00920D91"/>
    <w:rsid w:val="00921026"/>
    <w:rsid w:val="00922EC3"/>
    <w:rsid w:val="00924049"/>
    <w:rsid w:val="00924811"/>
    <w:rsid w:val="00924B9A"/>
    <w:rsid w:val="009250D1"/>
    <w:rsid w:val="009250FC"/>
    <w:rsid w:val="009253AC"/>
    <w:rsid w:val="0092573C"/>
    <w:rsid w:val="009264A1"/>
    <w:rsid w:val="00926BE9"/>
    <w:rsid w:val="009274EF"/>
    <w:rsid w:val="00927C6B"/>
    <w:rsid w:val="0093029E"/>
    <w:rsid w:val="00930570"/>
    <w:rsid w:val="0093182E"/>
    <w:rsid w:val="00931D01"/>
    <w:rsid w:val="00931E74"/>
    <w:rsid w:val="00932753"/>
    <w:rsid w:val="00932CE7"/>
    <w:rsid w:val="00932FC3"/>
    <w:rsid w:val="00934300"/>
    <w:rsid w:val="00934560"/>
    <w:rsid w:val="00934F24"/>
    <w:rsid w:val="00935091"/>
    <w:rsid w:val="009350FB"/>
    <w:rsid w:val="009351D0"/>
    <w:rsid w:val="00936E61"/>
    <w:rsid w:val="00936FCC"/>
    <w:rsid w:val="009373C0"/>
    <w:rsid w:val="00937D30"/>
    <w:rsid w:val="00940070"/>
    <w:rsid w:val="00940984"/>
    <w:rsid w:val="00941219"/>
    <w:rsid w:val="00941BDF"/>
    <w:rsid w:val="00941E28"/>
    <w:rsid w:val="00941FB3"/>
    <w:rsid w:val="0094200E"/>
    <w:rsid w:val="00943373"/>
    <w:rsid w:val="0094343E"/>
    <w:rsid w:val="009439DA"/>
    <w:rsid w:val="009443B7"/>
    <w:rsid w:val="00944864"/>
    <w:rsid w:val="00944A01"/>
    <w:rsid w:val="00944DEF"/>
    <w:rsid w:val="00945476"/>
    <w:rsid w:val="00945FB3"/>
    <w:rsid w:val="00946174"/>
    <w:rsid w:val="00947E14"/>
    <w:rsid w:val="00950094"/>
    <w:rsid w:val="009511EE"/>
    <w:rsid w:val="009512C1"/>
    <w:rsid w:val="009516A8"/>
    <w:rsid w:val="00951790"/>
    <w:rsid w:val="00951796"/>
    <w:rsid w:val="00951870"/>
    <w:rsid w:val="00951F17"/>
    <w:rsid w:val="009526BE"/>
    <w:rsid w:val="00952E7B"/>
    <w:rsid w:val="009532F9"/>
    <w:rsid w:val="00953325"/>
    <w:rsid w:val="009536E1"/>
    <w:rsid w:val="00954213"/>
    <w:rsid w:val="00954674"/>
    <w:rsid w:val="00954853"/>
    <w:rsid w:val="00955783"/>
    <w:rsid w:val="00955DCA"/>
    <w:rsid w:val="00956F78"/>
    <w:rsid w:val="009573FE"/>
    <w:rsid w:val="00957E36"/>
    <w:rsid w:val="00960047"/>
    <w:rsid w:val="009607B6"/>
    <w:rsid w:val="00960B4D"/>
    <w:rsid w:val="00960C48"/>
    <w:rsid w:val="00960D0E"/>
    <w:rsid w:val="0096141E"/>
    <w:rsid w:val="00961BB5"/>
    <w:rsid w:val="00962272"/>
    <w:rsid w:val="0096281A"/>
    <w:rsid w:val="00962A78"/>
    <w:rsid w:val="009633A5"/>
    <w:rsid w:val="009635BE"/>
    <w:rsid w:val="00963696"/>
    <w:rsid w:val="00963809"/>
    <w:rsid w:val="0096398B"/>
    <w:rsid w:val="00963BEF"/>
    <w:rsid w:val="00963CCC"/>
    <w:rsid w:val="00963F59"/>
    <w:rsid w:val="0096522A"/>
    <w:rsid w:val="00965567"/>
    <w:rsid w:val="00965847"/>
    <w:rsid w:val="00965989"/>
    <w:rsid w:val="00965CC5"/>
    <w:rsid w:val="009667DB"/>
    <w:rsid w:val="009675C9"/>
    <w:rsid w:val="00967770"/>
    <w:rsid w:val="009678B9"/>
    <w:rsid w:val="0097010D"/>
    <w:rsid w:val="00970B6E"/>
    <w:rsid w:val="009711D3"/>
    <w:rsid w:val="00971CCF"/>
    <w:rsid w:val="00972165"/>
    <w:rsid w:val="00972856"/>
    <w:rsid w:val="0097348A"/>
    <w:rsid w:val="00973F4F"/>
    <w:rsid w:val="00974995"/>
    <w:rsid w:val="00974ACF"/>
    <w:rsid w:val="00975423"/>
    <w:rsid w:val="00976479"/>
    <w:rsid w:val="00976654"/>
    <w:rsid w:val="00977E3B"/>
    <w:rsid w:val="009809B9"/>
    <w:rsid w:val="00980F92"/>
    <w:rsid w:val="009820E3"/>
    <w:rsid w:val="009824E1"/>
    <w:rsid w:val="009829D3"/>
    <w:rsid w:val="00982BBF"/>
    <w:rsid w:val="009835FA"/>
    <w:rsid w:val="00983874"/>
    <w:rsid w:val="00983DEE"/>
    <w:rsid w:val="00983EF9"/>
    <w:rsid w:val="0098404F"/>
    <w:rsid w:val="009846B2"/>
    <w:rsid w:val="00987250"/>
    <w:rsid w:val="00987677"/>
    <w:rsid w:val="00987694"/>
    <w:rsid w:val="009876C1"/>
    <w:rsid w:val="00991429"/>
    <w:rsid w:val="00991CA3"/>
    <w:rsid w:val="0099217F"/>
    <w:rsid w:val="009921DA"/>
    <w:rsid w:val="009929A9"/>
    <w:rsid w:val="009934E6"/>
    <w:rsid w:val="00993A00"/>
    <w:rsid w:val="00994716"/>
    <w:rsid w:val="00995566"/>
    <w:rsid w:val="00995BDB"/>
    <w:rsid w:val="00996FD1"/>
    <w:rsid w:val="00997140"/>
    <w:rsid w:val="00997669"/>
    <w:rsid w:val="00997987"/>
    <w:rsid w:val="00997A9A"/>
    <w:rsid w:val="00997E75"/>
    <w:rsid w:val="009A011D"/>
    <w:rsid w:val="009A0413"/>
    <w:rsid w:val="009A0ADD"/>
    <w:rsid w:val="009A0D93"/>
    <w:rsid w:val="009A0EDF"/>
    <w:rsid w:val="009A0FCC"/>
    <w:rsid w:val="009A18AE"/>
    <w:rsid w:val="009A26B5"/>
    <w:rsid w:val="009A313D"/>
    <w:rsid w:val="009A4714"/>
    <w:rsid w:val="009A47D9"/>
    <w:rsid w:val="009A49AA"/>
    <w:rsid w:val="009A5470"/>
    <w:rsid w:val="009A5A13"/>
    <w:rsid w:val="009A71D9"/>
    <w:rsid w:val="009A7D61"/>
    <w:rsid w:val="009B0147"/>
    <w:rsid w:val="009B098D"/>
    <w:rsid w:val="009B13F5"/>
    <w:rsid w:val="009B1965"/>
    <w:rsid w:val="009B20F5"/>
    <w:rsid w:val="009B2581"/>
    <w:rsid w:val="009B34E0"/>
    <w:rsid w:val="009B3A4F"/>
    <w:rsid w:val="009B3F38"/>
    <w:rsid w:val="009B4077"/>
    <w:rsid w:val="009B4DD2"/>
    <w:rsid w:val="009B5547"/>
    <w:rsid w:val="009B5C83"/>
    <w:rsid w:val="009B711D"/>
    <w:rsid w:val="009B7400"/>
    <w:rsid w:val="009B7410"/>
    <w:rsid w:val="009C0078"/>
    <w:rsid w:val="009C0709"/>
    <w:rsid w:val="009C1473"/>
    <w:rsid w:val="009C1A8F"/>
    <w:rsid w:val="009C22A6"/>
    <w:rsid w:val="009C259D"/>
    <w:rsid w:val="009C269F"/>
    <w:rsid w:val="009C29BB"/>
    <w:rsid w:val="009C36BA"/>
    <w:rsid w:val="009C4726"/>
    <w:rsid w:val="009C5097"/>
    <w:rsid w:val="009C564A"/>
    <w:rsid w:val="009C5936"/>
    <w:rsid w:val="009C7156"/>
    <w:rsid w:val="009D0D3A"/>
    <w:rsid w:val="009D0F96"/>
    <w:rsid w:val="009D12BA"/>
    <w:rsid w:val="009D1AF5"/>
    <w:rsid w:val="009D2BCA"/>
    <w:rsid w:val="009D3065"/>
    <w:rsid w:val="009D3364"/>
    <w:rsid w:val="009D3B15"/>
    <w:rsid w:val="009D3DC1"/>
    <w:rsid w:val="009D477C"/>
    <w:rsid w:val="009D4CEA"/>
    <w:rsid w:val="009D540C"/>
    <w:rsid w:val="009D5723"/>
    <w:rsid w:val="009D5C1E"/>
    <w:rsid w:val="009D6181"/>
    <w:rsid w:val="009D6B63"/>
    <w:rsid w:val="009D6B6E"/>
    <w:rsid w:val="009D7A4D"/>
    <w:rsid w:val="009E1FF4"/>
    <w:rsid w:val="009E2252"/>
    <w:rsid w:val="009E30DA"/>
    <w:rsid w:val="009E31F2"/>
    <w:rsid w:val="009E35AD"/>
    <w:rsid w:val="009E3722"/>
    <w:rsid w:val="009E416D"/>
    <w:rsid w:val="009E43C4"/>
    <w:rsid w:val="009E452D"/>
    <w:rsid w:val="009E4797"/>
    <w:rsid w:val="009E4808"/>
    <w:rsid w:val="009E4C95"/>
    <w:rsid w:val="009E4CDA"/>
    <w:rsid w:val="009E52A0"/>
    <w:rsid w:val="009E55AD"/>
    <w:rsid w:val="009E59B9"/>
    <w:rsid w:val="009E5D1C"/>
    <w:rsid w:val="009E5F6E"/>
    <w:rsid w:val="009E61DF"/>
    <w:rsid w:val="009E641A"/>
    <w:rsid w:val="009E70AA"/>
    <w:rsid w:val="009E71C7"/>
    <w:rsid w:val="009E72CB"/>
    <w:rsid w:val="009F0182"/>
    <w:rsid w:val="009F03A3"/>
    <w:rsid w:val="009F1030"/>
    <w:rsid w:val="009F11BA"/>
    <w:rsid w:val="009F1218"/>
    <w:rsid w:val="009F1345"/>
    <w:rsid w:val="009F263E"/>
    <w:rsid w:val="009F2787"/>
    <w:rsid w:val="009F2CCB"/>
    <w:rsid w:val="009F2F5F"/>
    <w:rsid w:val="009F376E"/>
    <w:rsid w:val="009F3D0D"/>
    <w:rsid w:val="009F43BA"/>
    <w:rsid w:val="009F44B7"/>
    <w:rsid w:val="009F4A7E"/>
    <w:rsid w:val="009F5470"/>
    <w:rsid w:val="009F59FA"/>
    <w:rsid w:val="009F66F3"/>
    <w:rsid w:val="009F67EF"/>
    <w:rsid w:val="009F6844"/>
    <w:rsid w:val="009F6CBB"/>
    <w:rsid w:val="009F7004"/>
    <w:rsid w:val="009F70CB"/>
    <w:rsid w:val="009F71D6"/>
    <w:rsid w:val="009F78E7"/>
    <w:rsid w:val="009F7CB6"/>
    <w:rsid w:val="00A0007B"/>
    <w:rsid w:val="00A001FE"/>
    <w:rsid w:val="00A008B9"/>
    <w:rsid w:val="00A00E3E"/>
    <w:rsid w:val="00A01143"/>
    <w:rsid w:val="00A018A5"/>
    <w:rsid w:val="00A0228E"/>
    <w:rsid w:val="00A023BA"/>
    <w:rsid w:val="00A02B54"/>
    <w:rsid w:val="00A03541"/>
    <w:rsid w:val="00A035C0"/>
    <w:rsid w:val="00A03B8D"/>
    <w:rsid w:val="00A03EAF"/>
    <w:rsid w:val="00A04137"/>
    <w:rsid w:val="00A047BC"/>
    <w:rsid w:val="00A051FE"/>
    <w:rsid w:val="00A0558F"/>
    <w:rsid w:val="00A0569E"/>
    <w:rsid w:val="00A05DC5"/>
    <w:rsid w:val="00A05F30"/>
    <w:rsid w:val="00A06492"/>
    <w:rsid w:val="00A06951"/>
    <w:rsid w:val="00A06A6F"/>
    <w:rsid w:val="00A06F11"/>
    <w:rsid w:val="00A07230"/>
    <w:rsid w:val="00A072F3"/>
    <w:rsid w:val="00A0747A"/>
    <w:rsid w:val="00A1090F"/>
    <w:rsid w:val="00A10AD3"/>
    <w:rsid w:val="00A11675"/>
    <w:rsid w:val="00A11BEC"/>
    <w:rsid w:val="00A12A90"/>
    <w:rsid w:val="00A12AE3"/>
    <w:rsid w:val="00A13191"/>
    <w:rsid w:val="00A1332B"/>
    <w:rsid w:val="00A14324"/>
    <w:rsid w:val="00A14508"/>
    <w:rsid w:val="00A14542"/>
    <w:rsid w:val="00A15101"/>
    <w:rsid w:val="00A15507"/>
    <w:rsid w:val="00A16285"/>
    <w:rsid w:val="00A171DF"/>
    <w:rsid w:val="00A1781C"/>
    <w:rsid w:val="00A179DC"/>
    <w:rsid w:val="00A17C97"/>
    <w:rsid w:val="00A17F3D"/>
    <w:rsid w:val="00A20AC3"/>
    <w:rsid w:val="00A20F8E"/>
    <w:rsid w:val="00A2109F"/>
    <w:rsid w:val="00A210FD"/>
    <w:rsid w:val="00A21235"/>
    <w:rsid w:val="00A21771"/>
    <w:rsid w:val="00A21956"/>
    <w:rsid w:val="00A21F13"/>
    <w:rsid w:val="00A2202F"/>
    <w:rsid w:val="00A22F8B"/>
    <w:rsid w:val="00A22FE8"/>
    <w:rsid w:val="00A23031"/>
    <w:rsid w:val="00A2354B"/>
    <w:rsid w:val="00A2458F"/>
    <w:rsid w:val="00A25782"/>
    <w:rsid w:val="00A25F2E"/>
    <w:rsid w:val="00A262E7"/>
    <w:rsid w:val="00A26B63"/>
    <w:rsid w:val="00A26B96"/>
    <w:rsid w:val="00A26DB7"/>
    <w:rsid w:val="00A26E6E"/>
    <w:rsid w:val="00A30795"/>
    <w:rsid w:val="00A30EF5"/>
    <w:rsid w:val="00A3101A"/>
    <w:rsid w:val="00A3122F"/>
    <w:rsid w:val="00A3182B"/>
    <w:rsid w:val="00A31E92"/>
    <w:rsid w:val="00A329AF"/>
    <w:rsid w:val="00A33496"/>
    <w:rsid w:val="00A33CAA"/>
    <w:rsid w:val="00A343E5"/>
    <w:rsid w:val="00A34645"/>
    <w:rsid w:val="00A34DA2"/>
    <w:rsid w:val="00A35AFE"/>
    <w:rsid w:val="00A35FFB"/>
    <w:rsid w:val="00A377ED"/>
    <w:rsid w:val="00A37DB2"/>
    <w:rsid w:val="00A37EC0"/>
    <w:rsid w:val="00A400B8"/>
    <w:rsid w:val="00A40171"/>
    <w:rsid w:val="00A40A6A"/>
    <w:rsid w:val="00A40F91"/>
    <w:rsid w:val="00A41029"/>
    <w:rsid w:val="00A41A13"/>
    <w:rsid w:val="00A420C5"/>
    <w:rsid w:val="00A422AD"/>
    <w:rsid w:val="00A42BC6"/>
    <w:rsid w:val="00A42E7F"/>
    <w:rsid w:val="00A43E3F"/>
    <w:rsid w:val="00A4444A"/>
    <w:rsid w:val="00A45018"/>
    <w:rsid w:val="00A45DCA"/>
    <w:rsid w:val="00A46966"/>
    <w:rsid w:val="00A50EEA"/>
    <w:rsid w:val="00A51A03"/>
    <w:rsid w:val="00A5272A"/>
    <w:rsid w:val="00A52F64"/>
    <w:rsid w:val="00A530AD"/>
    <w:rsid w:val="00A53207"/>
    <w:rsid w:val="00A54219"/>
    <w:rsid w:val="00A54356"/>
    <w:rsid w:val="00A5470E"/>
    <w:rsid w:val="00A54907"/>
    <w:rsid w:val="00A5497D"/>
    <w:rsid w:val="00A54D86"/>
    <w:rsid w:val="00A55973"/>
    <w:rsid w:val="00A55BCF"/>
    <w:rsid w:val="00A560B4"/>
    <w:rsid w:val="00A563DA"/>
    <w:rsid w:val="00A569B7"/>
    <w:rsid w:val="00A56E59"/>
    <w:rsid w:val="00A56F63"/>
    <w:rsid w:val="00A57622"/>
    <w:rsid w:val="00A602DF"/>
    <w:rsid w:val="00A60417"/>
    <w:rsid w:val="00A60B5F"/>
    <w:rsid w:val="00A61644"/>
    <w:rsid w:val="00A616A5"/>
    <w:rsid w:val="00A61A73"/>
    <w:rsid w:val="00A61EE0"/>
    <w:rsid w:val="00A62906"/>
    <w:rsid w:val="00A62B28"/>
    <w:rsid w:val="00A62ECD"/>
    <w:rsid w:val="00A62FE4"/>
    <w:rsid w:val="00A6324B"/>
    <w:rsid w:val="00A632D3"/>
    <w:rsid w:val="00A638AA"/>
    <w:rsid w:val="00A643CA"/>
    <w:rsid w:val="00A64926"/>
    <w:rsid w:val="00A64D0F"/>
    <w:rsid w:val="00A650F5"/>
    <w:rsid w:val="00A652A3"/>
    <w:rsid w:val="00A66625"/>
    <w:rsid w:val="00A66C7A"/>
    <w:rsid w:val="00A671E1"/>
    <w:rsid w:val="00A67203"/>
    <w:rsid w:val="00A7078D"/>
    <w:rsid w:val="00A7086B"/>
    <w:rsid w:val="00A70D8E"/>
    <w:rsid w:val="00A71340"/>
    <w:rsid w:val="00A71814"/>
    <w:rsid w:val="00A71A0D"/>
    <w:rsid w:val="00A72C9F"/>
    <w:rsid w:val="00A7327F"/>
    <w:rsid w:val="00A732DA"/>
    <w:rsid w:val="00A73D06"/>
    <w:rsid w:val="00A7405B"/>
    <w:rsid w:val="00A745C3"/>
    <w:rsid w:val="00A74962"/>
    <w:rsid w:val="00A749B2"/>
    <w:rsid w:val="00A74B57"/>
    <w:rsid w:val="00A761A1"/>
    <w:rsid w:val="00A76FD3"/>
    <w:rsid w:val="00A77D95"/>
    <w:rsid w:val="00A80668"/>
    <w:rsid w:val="00A81B4E"/>
    <w:rsid w:val="00A81F5B"/>
    <w:rsid w:val="00A82167"/>
    <w:rsid w:val="00A826D7"/>
    <w:rsid w:val="00A83C3A"/>
    <w:rsid w:val="00A84127"/>
    <w:rsid w:val="00A84255"/>
    <w:rsid w:val="00A84B05"/>
    <w:rsid w:val="00A85198"/>
    <w:rsid w:val="00A855AA"/>
    <w:rsid w:val="00A85D27"/>
    <w:rsid w:val="00A90456"/>
    <w:rsid w:val="00A905BB"/>
    <w:rsid w:val="00A905F4"/>
    <w:rsid w:val="00A90857"/>
    <w:rsid w:val="00A911A5"/>
    <w:rsid w:val="00A918A9"/>
    <w:rsid w:val="00A92658"/>
    <w:rsid w:val="00A92CDE"/>
    <w:rsid w:val="00A93280"/>
    <w:rsid w:val="00A9383F"/>
    <w:rsid w:val="00A94E66"/>
    <w:rsid w:val="00A958EE"/>
    <w:rsid w:val="00A95E0F"/>
    <w:rsid w:val="00A9685E"/>
    <w:rsid w:val="00A970A2"/>
    <w:rsid w:val="00AA0208"/>
    <w:rsid w:val="00AA096D"/>
    <w:rsid w:val="00AA0AA2"/>
    <w:rsid w:val="00AA0C5A"/>
    <w:rsid w:val="00AA1068"/>
    <w:rsid w:val="00AA17A6"/>
    <w:rsid w:val="00AA19A5"/>
    <w:rsid w:val="00AA1A11"/>
    <w:rsid w:val="00AA21CC"/>
    <w:rsid w:val="00AA2425"/>
    <w:rsid w:val="00AA2BE5"/>
    <w:rsid w:val="00AA2F12"/>
    <w:rsid w:val="00AA3E0F"/>
    <w:rsid w:val="00AA57B1"/>
    <w:rsid w:val="00AA5C50"/>
    <w:rsid w:val="00AA5F42"/>
    <w:rsid w:val="00AA6A2F"/>
    <w:rsid w:val="00AA72E5"/>
    <w:rsid w:val="00AA7463"/>
    <w:rsid w:val="00AB027E"/>
    <w:rsid w:val="00AB0777"/>
    <w:rsid w:val="00AB08A9"/>
    <w:rsid w:val="00AB1727"/>
    <w:rsid w:val="00AB245C"/>
    <w:rsid w:val="00AB354F"/>
    <w:rsid w:val="00AB3811"/>
    <w:rsid w:val="00AB384D"/>
    <w:rsid w:val="00AB3875"/>
    <w:rsid w:val="00AB49D0"/>
    <w:rsid w:val="00AB58B8"/>
    <w:rsid w:val="00AB5C3F"/>
    <w:rsid w:val="00AB7372"/>
    <w:rsid w:val="00AB75B9"/>
    <w:rsid w:val="00AB7824"/>
    <w:rsid w:val="00AB797D"/>
    <w:rsid w:val="00AC0AA2"/>
    <w:rsid w:val="00AC1AE8"/>
    <w:rsid w:val="00AC1BD8"/>
    <w:rsid w:val="00AC35FC"/>
    <w:rsid w:val="00AC4363"/>
    <w:rsid w:val="00AC485C"/>
    <w:rsid w:val="00AC4864"/>
    <w:rsid w:val="00AC4E78"/>
    <w:rsid w:val="00AC5141"/>
    <w:rsid w:val="00AC54C1"/>
    <w:rsid w:val="00AC5C09"/>
    <w:rsid w:val="00AC5D18"/>
    <w:rsid w:val="00AC76DE"/>
    <w:rsid w:val="00AC7C47"/>
    <w:rsid w:val="00AC7CF7"/>
    <w:rsid w:val="00AD00D5"/>
    <w:rsid w:val="00AD0182"/>
    <w:rsid w:val="00AD0210"/>
    <w:rsid w:val="00AD0CB0"/>
    <w:rsid w:val="00AD119B"/>
    <w:rsid w:val="00AD2535"/>
    <w:rsid w:val="00AD2B30"/>
    <w:rsid w:val="00AD2F9F"/>
    <w:rsid w:val="00AD3E7D"/>
    <w:rsid w:val="00AD43B3"/>
    <w:rsid w:val="00AD476D"/>
    <w:rsid w:val="00AD4D49"/>
    <w:rsid w:val="00AD6830"/>
    <w:rsid w:val="00AD699E"/>
    <w:rsid w:val="00AD6ACD"/>
    <w:rsid w:val="00AE05B1"/>
    <w:rsid w:val="00AE113D"/>
    <w:rsid w:val="00AE14EF"/>
    <w:rsid w:val="00AE308A"/>
    <w:rsid w:val="00AE3E65"/>
    <w:rsid w:val="00AE4458"/>
    <w:rsid w:val="00AE4749"/>
    <w:rsid w:val="00AE51CD"/>
    <w:rsid w:val="00AE5952"/>
    <w:rsid w:val="00AE5B9F"/>
    <w:rsid w:val="00AE5CC1"/>
    <w:rsid w:val="00AE60FC"/>
    <w:rsid w:val="00AE6469"/>
    <w:rsid w:val="00AE6B28"/>
    <w:rsid w:val="00AE6CFF"/>
    <w:rsid w:val="00AE6E1F"/>
    <w:rsid w:val="00AE72C8"/>
    <w:rsid w:val="00AE7760"/>
    <w:rsid w:val="00AF0755"/>
    <w:rsid w:val="00AF0B08"/>
    <w:rsid w:val="00AF0B1F"/>
    <w:rsid w:val="00AF1BD3"/>
    <w:rsid w:val="00AF1D4F"/>
    <w:rsid w:val="00AF2CB2"/>
    <w:rsid w:val="00AF33FA"/>
    <w:rsid w:val="00AF459F"/>
    <w:rsid w:val="00AF51B5"/>
    <w:rsid w:val="00AF5882"/>
    <w:rsid w:val="00AF5B88"/>
    <w:rsid w:val="00AF5D23"/>
    <w:rsid w:val="00AF661A"/>
    <w:rsid w:val="00AF665B"/>
    <w:rsid w:val="00AF71FE"/>
    <w:rsid w:val="00AF7418"/>
    <w:rsid w:val="00AF7A90"/>
    <w:rsid w:val="00AF7DCD"/>
    <w:rsid w:val="00B0032B"/>
    <w:rsid w:val="00B0235C"/>
    <w:rsid w:val="00B02370"/>
    <w:rsid w:val="00B02E9E"/>
    <w:rsid w:val="00B032AC"/>
    <w:rsid w:val="00B0375A"/>
    <w:rsid w:val="00B03B25"/>
    <w:rsid w:val="00B03E8B"/>
    <w:rsid w:val="00B04840"/>
    <w:rsid w:val="00B04E68"/>
    <w:rsid w:val="00B05235"/>
    <w:rsid w:val="00B05E35"/>
    <w:rsid w:val="00B0605B"/>
    <w:rsid w:val="00B06115"/>
    <w:rsid w:val="00B06116"/>
    <w:rsid w:val="00B06CBC"/>
    <w:rsid w:val="00B06D1A"/>
    <w:rsid w:val="00B077D7"/>
    <w:rsid w:val="00B11992"/>
    <w:rsid w:val="00B11DB7"/>
    <w:rsid w:val="00B12429"/>
    <w:rsid w:val="00B12823"/>
    <w:rsid w:val="00B12A8A"/>
    <w:rsid w:val="00B13178"/>
    <w:rsid w:val="00B14101"/>
    <w:rsid w:val="00B14629"/>
    <w:rsid w:val="00B157EC"/>
    <w:rsid w:val="00B15D84"/>
    <w:rsid w:val="00B15EF3"/>
    <w:rsid w:val="00B162C7"/>
    <w:rsid w:val="00B177EC"/>
    <w:rsid w:val="00B17D01"/>
    <w:rsid w:val="00B17D81"/>
    <w:rsid w:val="00B201F3"/>
    <w:rsid w:val="00B2057A"/>
    <w:rsid w:val="00B21302"/>
    <w:rsid w:val="00B21545"/>
    <w:rsid w:val="00B2191E"/>
    <w:rsid w:val="00B21BCD"/>
    <w:rsid w:val="00B21BF8"/>
    <w:rsid w:val="00B21C13"/>
    <w:rsid w:val="00B226F5"/>
    <w:rsid w:val="00B229B3"/>
    <w:rsid w:val="00B22F3D"/>
    <w:rsid w:val="00B2379D"/>
    <w:rsid w:val="00B239BA"/>
    <w:rsid w:val="00B239EB"/>
    <w:rsid w:val="00B24784"/>
    <w:rsid w:val="00B24B43"/>
    <w:rsid w:val="00B25113"/>
    <w:rsid w:val="00B25D31"/>
    <w:rsid w:val="00B25DBC"/>
    <w:rsid w:val="00B26A55"/>
    <w:rsid w:val="00B27BB0"/>
    <w:rsid w:val="00B30E10"/>
    <w:rsid w:val="00B31783"/>
    <w:rsid w:val="00B31B27"/>
    <w:rsid w:val="00B31B5A"/>
    <w:rsid w:val="00B32059"/>
    <w:rsid w:val="00B32094"/>
    <w:rsid w:val="00B3274C"/>
    <w:rsid w:val="00B32796"/>
    <w:rsid w:val="00B32B13"/>
    <w:rsid w:val="00B331A0"/>
    <w:rsid w:val="00B332E6"/>
    <w:rsid w:val="00B33F4E"/>
    <w:rsid w:val="00B3441C"/>
    <w:rsid w:val="00B34CB1"/>
    <w:rsid w:val="00B35005"/>
    <w:rsid w:val="00B35532"/>
    <w:rsid w:val="00B36E05"/>
    <w:rsid w:val="00B37CA1"/>
    <w:rsid w:val="00B4012C"/>
    <w:rsid w:val="00B404B2"/>
    <w:rsid w:val="00B4059D"/>
    <w:rsid w:val="00B408AC"/>
    <w:rsid w:val="00B40BD2"/>
    <w:rsid w:val="00B411D2"/>
    <w:rsid w:val="00B41423"/>
    <w:rsid w:val="00B4152D"/>
    <w:rsid w:val="00B41537"/>
    <w:rsid w:val="00B41781"/>
    <w:rsid w:val="00B42360"/>
    <w:rsid w:val="00B42892"/>
    <w:rsid w:val="00B42BC1"/>
    <w:rsid w:val="00B434F3"/>
    <w:rsid w:val="00B43F3F"/>
    <w:rsid w:val="00B43F72"/>
    <w:rsid w:val="00B441A6"/>
    <w:rsid w:val="00B44659"/>
    <w:rsid w:val="00B44B49"/>
    <w:rsid w:val="00B44C1C"/>
    <w:rsid w:val="00B452AA"/>
    <w:rsid w:val="00B45595"/>
    <w:rsid w:val="00B45816"/>
    <w:rsid w:val="00B45D65"/>
    <w:rsid w:val="00B460F7"/>
    <w:rsid w:val="00B46EC2"/>
    <w:rsid w:val="00B47894"/>
    <w:rsid w:val="00B479F9"/>
    <w:rsid w:val="00B51304"/>
    <w:rsid w:val="00B5135C"/>
    <w:rsid w:val="00B51441"/>
    <w:rsid w:val="00B517FD"/>
    <w:rsid w:val="00B51E0D"/>
    <w:rsid w:val="00B51E6C"/>
    <w:rsid w:val="00B523C6"/>
    <w:rsid w:val="00B52455"/>
    <w:rsid w:val="00B526E7"/>
    <w:rsid w:val="00B526FC"/>
    <w:rsid w:val="00B52849"/>
    <w:rsid w:val="00B5345D"/>
    <w:rsid w:val="00B54334"/>
    <w:rsid w:val="00B54C40"/>
    <w:rsid w:val="00B553A3"/>
    <w:rsid w:val="00B55FCC"/>
    <w:rsid w:val="00B566BF"/>
    <w:rsid w:val="00B56781"/>
    <w:rsid w:val="00B5684D"/>
    <w:rsid w:val="00B60936"/>
    <w:rsid w:val="00B60D6B"/>
    <w:rsid w:val="00B60F3A"/>
    <w:rsid w:val="00B617E6"/>
    <w:rsid w:val="00B61C37"/>
    <w:rsid w:val="00B61FBD"/>
    <w:rsid w:val="00B6211F"/>
    <w:rsid w:val="00B626E5"/>
    <w:rsid w:val="00B629D3"/>
    <w:rsid w:val="00B62AAF"/>
    <w:rsid w:val="00B633BE"/>
    <w:rsid w:val="00B6452B"/>
    <w:rsid w:val="00B655FE"/>
    <w:rsid w:val="00B6632D"/>
    <w:rsid w:val="00B6672C"/>
    <w:rsid w:val="00B668DB"/>
    <w:rsid w:val="00B66E8D"/>
    <w:rsid w:val="00B677CC"/>
    <w:rsid w:val="00B70376"/>
    <w:rsid w:val="00B712A5"/>
    <w:rsid w:val="00B71961"/>
    <w:rsid w:val="00B72019"/>
    <w:rsid w:val="00B72701"/>
    <w:rsid w:val="00B73452"/>
    <w:rsid w:val="00B734B4"/>
    <w:rsid w:val="00B74EC6"/>
    <w:rsid w:val="00B750A3"/>
    <w:rsid w:val="00B7565A"/>
    <w:rsid w:val="00B75BE2"/>
    <w:rsid w:val="00B76A56"/>
    <w:rsid w:val="00B76C8C"/>
    <w:rsid w:val="00B80803"/>
    <w:rsid w:val="00B80C04"/>
    <w:rsid w:val="00B80C28"/>
    <w:rsid w:val="00B812AB"/>
    <w:rsid w:val="00B82917"/>
    <w:rsid w:val="00B82980"/>
    <w:rsid w:val="00B82A35"/>
    <w:rsid w:val="00B82AA3"/>
    <w:rsid w:val="00B82B83"/>
    <w:rsid w:val="00B830E8"/>
    <w:rsid w:val="00B83C3F"/>
    <w:rsid w:val="00B84395"/>
    <w:rsid w:val="00B84661"/>
    <w:rsid w:val="00B8495A"/>
    <w:rsid w:val="00B85288"/>
    <w:rsid w:val="00B8530E"/>
    <w:rsid w:val="00B85D6A"/>
    <w:rsid w:val="00B877BA"/>
    <w:rsid w:val="00B901E0"/>
    <w:rsid w:val="00B905DB"/>
    <w:rsid w:val="00B906FF"/>
    <w:rsid w:val="00B90F9A"/>
    <w:rsid w:val="00B90FA2"/>
    <w:rsid w:val="00B91F92"/>
    <w:rsid w:val="00B93661"/>
    <w:rsid w:val="00B93FF0"/>
    <w:rsid w:val="00B943F6"/>
    <w:rsid w:val="00B954AA"/>
    <w:rsid w:val="00B958A3"/>
    <w:rsid w:val="00B95D54"/>
    <w:rsid w:val="00B95D97"/>
    <w:rsid w:val="00B97CD0"/>
    <w:rsid w:val="00B97CDA"/>
    <w:rsid w:val="00BA0A94"/>
    <w:rsid w:val="00BA1992"/>
    <w:rsid w:val="00BA1AAB"/>
    <w:rsid w:val="00BA23CF"/>
    <w:rsid w:val="00BA2632"/>
    <w:rsid w:val="00BA2D8D"/>
    <w:rsid w:val="00BA31EE"/>
    <w:rsid w:val="00BA44EE"/>
    <w:rsid w:val="00BA5D50"/>
    <w:rsid w:val="00BA5D5D"/>
    <w:rsid w:val="00BA6467"/>
    <w:rsid w:val="00BA6484"/>
    <w:rsid w:val="00BA6A7E"/>
    <w:rsid w:val="00BA6BC6"/>
    <w:rsid w:val="00BA740A"/>
    <w:rsid w:val="00BA74FA"/>
    <w:rsid w:val="00BA7D3C"/>
    <w:rsid w:val="00BA7ED4"/>
    <w:rsid w:val="00BB0190"/>
    <w:rsid w:val="00BB055E"/>
    <w:rsid w:val="00BB0609"/>
    <w:rsid w:val="00BB0910"/>
    <w:rsid w:val="00BB1E71"/>
    <w:rsid w:val="00BB45B5"/>
    <w:rsid w:val="00BB4714"/>
    <w:rsid w:val="00BB4EE8"/>
    <w:rsid w:val="00BB5548"/>
    <w:rsid w:val="00BB5DDB"/>
    <w:rsid w:val="00BB65C1"/>
    <w:rsid w:val="00BB667D"/>
    <w:rsid w:val="00BB6938"/>
    <w:rsid w:val="00BB6C1D"/>
    <w:rsid w:val="00BB7EAA"/>
    <w:rsid w:val="00BC0CBA"/>
    <w:rsid w:val="00BC1E82"/>
    <w:rsid w:val="00BC4C60"/>
    <w:rsid w:val="00BC4E1B"/>
    <w:rsid w:val="00BC59C7"/>
    <w:rsid w:val="00BC5A39"/>
    <w:rsid w:val="00BC5AF2"/>
    <w:rsid w:val="00BC6000"/>
    <w:rsid w:val="00BC6358"/>
    <w:rsid w:val="00BC6368"/>
    <w:rsid w:val="00BC71B9"/>
    <w:rsid w:val="00BC72E5"/>
    <w:rsid w:val="00BC73EA"/>
    <w:rsid w:val="00BC793D"/>
    <w:rsid w:val="00BC7CF2"/>
    <w:rsid w:val="00BD013B"/>
    <w:rsid w:val="00BD03F2"/>
    <w:rsid w:val="00BD0752"/>
    <w:rsid w:val="00BD1DFF"/>
    <w:rsid w:val="00BD2B91"/>
    <w:rsid w:val="00BD2D75"/>
    <w:rsid w:val="00BD32CE"/>
    <w:rsid w:val="00BD3826"/>
    <w:rsid w:val="00BD3E51"/>
    <w:rsid w:val="00BD4C96"/>
    <w:rsid w:val="00BD4E7E"/>
    <w:rsid w:val="00BD53C6"/>
    <w:rsid w:val="00BD5976"/>
    <w:rsid w:val="00BD67D6"/>
    <w:rsid w:val="00BD6BA2"/>
    <w:rsid w:val="00BD77D6"/>
    <w:rsid w:val="00BD7D22"/>
    <w:rsid w:val="00BD7D3A"/>
    <w:rsid w:val="00BE04D0"/>
    <w:rsid w:val="00BE09BB"/>
    <w:rsid w:val="00BE1A6B"/>
    <w:rsid w:val="00BE2416"/>
    <w:rsid w:val="00BE2A51"/>
    <w:rsid w:val="00BE36CD"/>
    <w:rsid w:val="00BE3A34"/>
    <w:rsid w:val="00BE3B0C"/>
    <w:rsid w:val="00BE48E1"/>
    <w:rsid w:val="00BE5566"/>
    <w:rsid w:val="00BE5FA9"/>
    <w:rsid w:val="00BE679D"/>
    <w:rsid w:val="00BE68B1"/>
    <w:rsid w:val="00BE6C13"/>
    <w:rsid w:val="00BE7E73"/>
    <w:rsid w:val="00BF0279"/>
    <w:rsid w:val="00BF164B"/>
    <w:rsid w:val="00BF374C"/>
    <w:rsid w:val="00BF3826"/>
    <w:rsid w:val="00BF4B30"/>
    <w:rsid w:val="00BF4BDC"/>
    <w:rsid w:val="00BF4EC0"/>
    <w:rsid w:val="00BF740B"/>
    <w:rsid w:val="00BF7A55"/>
    <w:rsid w:val="00BF7D5C"/>
    <w:rsid w:val="00C00E6D"/>
    <w:rsid w:val="00C0112F"/>
    <w:rsid w:val="00C013BD"/>
    <w:rsid w:val="00C01A6E"/>
    <w:rsid w:val="00C03555"/>
    <w:rsid w:val="00C042D8"/>
    <w:rsid w:val="00C047BE"/>
    <w:rsid w:val="00C04C95"/>
    <w:rsid w:val="00C04D04"/>
    <w:rsid w:val="00C05353"/>
    <w:rsid w:val="00C0542F"/>
    <w:rsid w:val="00C061FC"/>
    <w:rsid w:val="00C0631A"/>
    <w:rsid w:val="00C06778"/>
    <w:rsid w:val="00C06DF0"/>
    <w:rsid w:val="00C07031"/>
    <w:rsid w:val="00C07AC7"/>
    <w:rsid w:val="00C10492"/>
    <w:rsid w:val="00C10CB0"/>
    <w:rsid w:val="00C10F12"/>
    <w:rsid w:val="00C11379"/>
    <w:rsid w:val="00C117EB"/>
    <w:rsid w:val="00C11A3B"/>
    <w:rsid w:val="00C12B2D"/>
    <w:rsid w:val="00C12F23"/>
    <w:rsid w:val="00C13478"/>
    <w:rsid w:val="00C13664"/>
    <w:rsid w:val="00C13816"/>
    <w:rsid w:val="00C13BE0"/>
    <w:rsid w:val="00C13D2E"/>
    <w:rsid w:val="00C149F0"/>
    <w:rsid w:val="00C14A48"/>
    <w:rsid w:val="00C16227"/>
    <w:rsid w:val="00C16BFF"/>
    <w:rsid w:val="00C17ADC"/>
    <w:rsid w:val="00C20A35"/>
    <w:rsid w:val="00C222F4"/>
    <w:rsid w:val="00C247E1"/>
    <w:rsid w:val="00C2498C"/>
    <w:rsid w:val="00C24A90"/>
    <w:rsid w:val="00C24F23"/>
    <w:rsid w:val="00C2596F"/>
    <w:rsid w:val="00C26096"/>
    <w:rsid w:val="00C263E5"/>
    <w:rsid w:val="00C26988"/>
    <w:rsid w:val="00C27003"/>
    <w:rsid w:val="00C272C3"/>
    <w:rsid w:val="00C27831"/>
    <w:rsid w:val="00C27CB0"/>
    <w:rsid w:val="00C27DB4"/>
    <w:rsid w:val="00C27E34"/>
    <w:rsid w:val="00C301F8"/>
    <w:rsid w:val="00C304DA"/>
    <w:rsid w:val="00C3089C"/>
    <w:rsid w:val="00C31080"/>
    <w:rsid w:val="00C325B3"/>
    <w:rsid w:val="00C32980"/>
    <w:rsid w:val="00C32DA5"/>
    <w:rsid w:val="00C3449F"/>
    <w:rsid w:val="00C349D9"/>
    <w:rsid w:val="00C3539A"/>
    <w:rsid w:val="00C35FF7"/>
    <w:rsid w:val="00C36140"/>
    <w:rsid w:val="00C3614C"/>
    <w:rsid w:val="00C36440"/>
    <w:rsid w:val="00C364AC"/>
    <w:rsid w:val="00C36662"/>
    <w:rsid w:val="00C371B1"/>
    <w:rsid w:val="00C372E2"/>
    <w:rsid w:val="00C37D44"/>
    <w:rsid w:val="00C37DEE"/>
    <w:rsid w:val="00C40193"/>
    <w:rsid w:val="00C40382"/>
    <w:rsid w:val="00C40560"/>
    <w:rsid w:val="00C4060E"/>
    <w:rsid w:val="00C40635"/>
    <w:rsid w:val="00C40E58"/>
    <w:rsid w:val="00C420CB"/>
    <w:rsid w:val="00C42759"/>
    <w:rsid w:val="00C42C52"/>
    <w:rsid w:val="00C42DF5"/>
    <w:rsid w:val="00C43CB9"/>
    <w:rsid w:val="00C43FA3"/>
    <w:rsid w:val="00C44A26"/>
    <w:rsid w:val="00C44DA9"/>
    <w:rsid w:val="00C454B2"/>
    <w:rsid w:val="00C454E7"/>
    <w:rsid w:val="00C45EF1"/>
    <w:rsid w:val="00C45F01"/>
    <w:rsid w:val="00C46128"/>
    <w:rsid w:val="00C46151"/>
    <w:rsid w:val="00C46312"/>
    <w:rsid w:val="00C46AE4"/>
    <w:rsid w:val="00C46CA1"/>
    <w:rsid w:val="00C472B6"/>
    <w:rsid w:val="00C4759B"/>
    <w:rsid w:val="00C477ED"/>
    <w:rsid w:val="00C5050B"/>
    <w:rsid w:val="00C50A6E"/>
    <w:rsid w:val="00C50E35"/>
    <w:rsid w:val="00C51E74"/>
    <w:rsid w:val="00C51F37"/>
    <w:rsid w:val="00C52712"/>
    <w:rsid w:val="00C52F64"/>
    <w:rsid w:val="00C53144"/>
    <w:rsid w:val="00C53229"/>
    <w:rsid w:val="00C53321"/>
    <w:rsid w:val="00C5353A"/>
    <w:rsid w:val="00C538C5"/>
    <w:rsid w:val="00C53ED5"/>
    <w:rsid w:val="00C545DB"/>
    <w:rsid w:val="00C553F2"/>
    <w:rsid w:val="00C55B38"/>
    <w:rsid w:val="00C55D59"/>
    <w:rsid w:val="00C56095"/>
    <w:rsid w:val="00C5622A"/>
    <w:rsid w:val="00C6016F"/>
    <w:rsid w:val="00C61869"/>
    <w:rsid w:val="00C6269A"/>
    <w:rsid w:val="00C62BE3"/>
    <w:rsid w:val="00C62CE6"/>
    <w:rsid w:val="00C62F03"/>
    <w:rsid w:val="00C62FCE"/>
    <w:rsid w:val="00C63024"/>
    <w:rsid w:val="00C63310"/>
    <w:rsid w:val="00C63C9E"/>
    <w:rsid w:val="00C64007"/>
    <w:rsid w:val="00C64065"/>
    <w:rsid w:val="00C645D7"/>
    <w:rsid w:val="00C6487E"/>
    <w:rsid w:val="00C6599C"/>
    <w:rsid w:val="00C65C6B"/>
    <w:rsid w:val="00C65E36"/>
    <w:rsid w:val="00C67437"/>
    <w:rsid w:val="00C708D7"/>
    <w:rsid w:val="00C70E85"/>
    <w:rsid w:val="00C722E2"/>
    <w:rsid w:val="00C72BEA"/>
    <w:rsid w:val="00C741EC"/>
    <w:rsid w:val="00C7537F"/>
    <w:rsid w:val="00C757D3"/>
    <w:rsid w:val="00C773CA"/>
    <w:rsid w:val="00C77B41"/>
    <w:rsid w:val="00C80042"/>
    <w:rsid w:val="00C807BB"/>
    <w:rsid w:val="00C80C03"/>
    <w:rsid w:val="00C830D0"/>
    <w:rsid w:val="00C8349F"/>
    <w:rsid w:val="00C83E4C"/>
    <w:rsid w:val="00C83FE4"/>
    <w:rsid w:val="00C84589"/>
    <w:rsid w:val="00C848AE"/>
    <w:rsid w:val="00C84DCF"/>
    <w:rsid w:val="00C87149"/>
    <w:rsid w:val="00C902BC"/>
    <w:rsid w:val="00C90B9A"/>
    <w:rsid w:val="00C91739"/>
    <w:rsid w:val="00C921E1"/>
    <w:rsid w:val="00C927AB"/>
    <w:rsid w:val="00C92950"/>
    <w:rsid w:val="00C92E70"/>
    <w:rsid w:val="00C93E09"/>
    <w:rsid w:val="00C93EF3"/>
    <w:rsid w:val="00C93F6C"/>
    <w:rsid w:val="00C944AE"/>
    <w:rsid w:val="00C94B4E"/>
    <w:rsid w:val="00C94CFD"/>
    <w:rsid w:val="00C95681"/>
    <w:rsid w:val="00C95FBA"/>
    <w:rsid w:val="00C96E54"/>
    <w:rsid w:val="00C97B6A"/>
    <w:rsid w:val="00CA0035"/>
    <w:rsid w:val="00CA019E"/>
    <w:rsid w:val="00CA03BD"/>
    <w:rsid w:val="00CA04E3"/>
    <w:rsid w:val="00CA07A1"/>
    <w:rsid w:val="00CA0F15"/>
    <w:rsid w:val="00CA1244"/>
    <w:rsid w:val="00CA1339"/>
    <w:rsid w:val="00CA1907"/>
    <w:rsid w:val="00CA1C1E"/>
    <w:rsid w:val="00CA236E"/>
    <w:rsid w:val="00CA2F4D"/>
    <w:rsid w:val="00CA34D9"/>
    <w:rsid w:val="00CA3A85"/>
    <w:rsid w:val="00CA40CE"/>
    <w:rsid w:val="00CA4165"/>
    <w:rsid w:val="00CA4FDD"/>
    <w:rsid w:val="00CA501D"/>
    <w:rsid w:val="00CA5207"/>
    <w:rsid w:val="00CA56DB"/>
    <w:rsid w:val="00CA6D34"/>
    <w:rsid w:val="00CA737D"/>
    <w:rsid w:val="00CA7488"/>
    <w:rsid w:val="00CA7ADF"/>
    <w:rsid w:val="00CB00D2"/>
    <w:rsid w:val="00CB14E4"/>
    <w:rsid w:val="00CB1A00"/>
    <w:rsid w:val="00CB2186"/>
    <w:rsid w:val="00CB21D5"/>
    <w:rsid w:val="00CB236E"/>
    <w:rsid w:val="00CB23C1"/>
    <w:rsid w:val="00CB2C48"/>
    <w:rsid w:val="00CB2E85"/>
    <w:rsid w:val="00CB3077"/>
    <w:rsid w:val="00CB33FE"/>
    <w:rsid w:val="00CB3DFF"/>
    <w:rsid w:val="00CB4230"/>
    <w:rsid w:val="00CB4CA3"/>
    <w:rsid w:val="00CB5221"/>
    <w:rsid w:val="00CB5B63"/>
    <w:rsid w:val="00CB5F4F"/>
    <w:rsid w:val="00CB673D"/>
    <w:rsid w:val="00CB7242"/>
    <w:rsid w:val="00CB7666"/>
    <w:rsid w:val="00CB798E"/>
    <w:rsid w:val="00CC15E3"/>
    <w:rsid w:val="00CC1806"/>
    <w:rsid w:val="00CC1895"/>
    <w:rsid w:val="00CC229E"/>
    <w:rsid w:val="00CC32AF"/>
    <w:rsid w:val="00CC33AC"/>
    <w:rsid w:val="00CC3A34"/>
    <w:rsid w:val="00CC488E"/>
    <w:rsid w:val="00CC5040"/>
    <w:rsid w:val="00CC55DB"/>
    <w:rsid w:val="00CC5919"/>
    <w:rsid w:val="00CC682A"/>
    <w:rsid w:val="00CC6A0D"/>
    <w:rsid w:val="00CC7A79"/>
    <w:rsid w:val="00CD0A2E"/>
    <w:rsid w:val="00CD0E39"/>
    <w:rsid w:val="00CD1C83"/>
    <w:rsid w:val="00CD24FD"/>
    <w:rsid w:val="00CD29A4"/>
    <w:rsid w:val="00CD3382"/>
    <w:rsid w:val="00CD3A22"/>
    <w:rsid w:val="00CD3AE5"/>
    <w:rsid w:val="00CD3CA5"/>
    <w:rsid w:val="00CD4B28"/>
    <w:rsid w:val="00CD4F14"/>
    <w:rsid w:val="00CD580A"/>
    <w:rsid w:val="00CD5908"/>
    <w:rsid w:val="00CD60E9"/>
    <w:rsid w:val="00CD6707"/>
    <w:rsid w:val="00CD6794"/>
    <w:rsid w:val="00CD6E37"/>
    <w:rsid w:val="00CD70EF"/>
    <w:rsid w:val="00CD7E39"/>
    <w:rsid w:val="00CE1AEB"/>
    <w:rsid w:val="00CE200B"/>
    <w:rsid w:val="00CE22E0"/>
    <w:rsid w:val="00CE2EC5"/>
    <w:rsid w:val="00CE328B"/>
    <w:rsid w:val="00CE3499"/>
    <w:rsid w:val="00CE3914"/>
    <w:rsid w:val="00CE3B81"/>
    <w:rsid w:val="00CE3B8E"/>
    <w:rsid w:val="00CE3C81"/>
    <w:rsid w:val="00CE3CAF"/>
    <w:rsid w:val="00CE477E"/>
    <w:rsid w:val="00CE4D66"/>
    <w:rsid w:val="00CE4F56"/>
    <w:rsid w:val="00CE5ABA"/>
    <w:rsid w:val="00CE64B5"/>
    <w:rsid w:val="00CE7BB3"/>
    <w:rsid w:val="00CF0A06"/>
    <w:rsid w:val="00CF1066"/>
    <w:rsid w:val="00CF116E"/>
    <w:rsid w:val="00CF18E3"/>
    <w:rsid w:val="00CF1E04"/>
    <w:rsid w:val="00CF1E0F"/>
    <w:rsid w:val="00CF21B5"/>
    <w:rsid w:val="00CF2673"/>
    <w:rsid w:val="00CF33EB"/>
    <w:rsid w:val="00CF4F05"/>
    <w:rsid w:val="00CF514E"/>
    <w:rsid w:val="00CF59E2"/>
    <w:rsid w:val="00CF5C11"/>
    <w:rsid w:val="00CF7E30"/>
    <w:rsid w:val="00D00B2B"/>
    <w:rsid w:val="00D00DBD"/>
    <w:rsid w:val="00D00F50"/>
    <w:rsid w:val="00D00FF7"/>
    <w:rsid w:val="00D0140C"/>
    <w:rsid w:val="00D0141E"/>
    <w:rsid w:val="00D015DA"/>
    <w:rsid w:val="00D0206C"/>
    <w:rsid w:val="00D02C95"/>
    <w:rsid w:val="00D034EE"/>
    <w:rsid w:val="00D03DDB"/>
    <w:rsid w:val="00D044D4"/>
    <w:rsid w:val="00D0452C"/>
    <w:rsid w:val="00D050D6"/>
    <w:rsid w:val="00D0658D"/>
    <w:rsid w:val="00D077F1"/>
    <w:rsid w:val="00D07A41"/>
    <w:rsid w:val="00D100D4"/>
    <w:rsid w:val="00D11065"/>
    <w:rsid w:val="00D11A9F"/>
    <w:rsid w:val="00D122E3"/>
    <w:rsid w:val="00D1337B"/>
    <w:rsid w:val="00D13EA7"/>
    <w:rsid w:val="00D1410E"/>
    <w:rsid w:val="00D1416A"/>
    <w:rsid w:val="00D14260"/>
    <w:rsid w:val="00D1427A"/>
    <w:rsid w:val="00D147F3"/>
    <w:rsid w:val="00D149E5"/>
    <w:rsid w:val="00D14B51"/>
    <w:rsid w:val="00D15918"/>
    <w:rsid w:val="00D16338"/>
    <w:rsid w:val="00D165A0"/>
    <w:rsid w:val="00D165B2"/>
    <w:rsid w:val="00D1680C"/>
    <w:rsid w:val="00D16C21"/>
    <w:rsid w:val="00D16E53"/>
    <w:rsid w:val="00D1717B"/>
    <w:rsid w:val="00D1728F"/>
    <w:rsid w:val="00D20291"/>
    <w:rsid w:val="00D204F4"/>
    <w:rsid w:val="00D21387"/>
    <w:rsid w:val="00D2164A"/>
    <w:rsid w:val="00D219AB"/>
    <w:rsid w:val="00D21B06"/>
    <w:rsid w:val="00D222D2"/>
    <w:rsid w:val="00D223A5"/>
    <w:rsid w:val="00D22527"/>
    <w:rsid w:val="00D22C7E"/>
    <w:rsid w:val="00D236D4"/>
    <w:rsid w:val="00D239D9"/>
    <w:rsid w:val="00D24796"/>
    <w:rsid w:val="00D24A47"/>
    <w:rsid w:val="00D250E5"/>
    <w:rsid w:val="00D254AA"/>
    <w:rsid w:val="00D256E7"/>
    <w:rsid w:val="00D25B2E"/>
    <w:rsid w:val="00D25CF7"/>
    <w:rsid w:val="00D25D2B"/>
    <w:rsid w:val="00D2604A"/>
    <w:rsid w:val="00D27711"/>
    <w:rsid w:val="00D27F6A"/>
    <w:rsid w:val="00D3029C"/>
    <w:rsid w:val="00D30EFD"/>
    <w:rsid w:val="00D31975"/>
    <w:rsid w:val="00D31D3A"/>
    <w:rsid w:val="00D3222A"/>
    <w:rsid w:val="00D32806"/>
    <w:rsid w:val="00D32849"/>
    <w:rsid w:val="00D3308A"/>
    <w:rsid w:val="00D33234"/>
    <w:rsid w:val="00D33731"/>
    <w:rsid w:val="00D33AFB"/>
    <w:rsid w:val="00D350F7"/>
    <w:rsid w:val="00D35198"/>
    <w:rsid w:val="00D3625B"/>
    <w:rsid w:val="00D37143"/>
    <w:rsid w:val="00D3714F"/>
    <w:rsid w:val="00D37521"/>
    <w:rsid w:val="00D407B0"/>
    <w:rsid w:val="00D41063"/>
    <w:rsid w:val="00D423CB"/>
    <w:rsid w:val="00D43D61"/>
    <w:rsid w:val="00D44C73"/>
    <w:rsid w:val="00D44CEC"/>
    <w:rsid w:val="00D450C6"/>
    <w:rsid w:val="00D45E88"/>
    <w:rsid w:val="00D45EF3"/>
    <w:rsid w:val="00D464B6"/>
    <w:rsid w:val="00D46663"/>
    <w:rsid w:val="00D46D05"/>
    <w:rsid w:val="00D4727C"/>
    <w:rsid w:val="00D47BAF"/>
    <w:rsid w:val="00D50894"/>
    <w:rsid w:val="00D50B38"/>
    <w:rsid w:val="00D51103"/>
    <w:rsid w:val="00D523D5"/>
    <w:rsid w:val="00D52A63"/>
    <w:rsid w:val="00D52B0C"/>
    <w:rsid w:val="00D52DA5"/>
    <w:rsid w:val="00D53447"/>
    <w:rsid w:val="00D53FCB"/>
    <w:rsid w:val="00D54232"/>
    <w:rsid w:val="00D5478D"/>
    <w:rsid w:val="00D551DA"/>
    <w:rsid w:val="00D5549A"/>
    <w:rsid w:val="00D56027"/>
    <w:rsid w:val="00D57922"/>
    <w:rsid w:val="00D57ADE"/>
    <w:rsid w:val="00D57E44"/>
    <w:rsid w:val="00D6021B"/>
    <w:rsid w:val="00D60FF9"/>
    <w:rsid w:val="00D610DC"/>
    <w:rsid w:val="00D6157E"/>
    <w:rsid w:val="00D61933"/>
    <w:rsid w:val="00D623FF"/>
    <w:rsid w:val="00D62743"/>
    <w:rsid w:val="00D62E1B"/>
    <w:rsid w:val="00D63136"/>
    <w:rsid w:val="00D6351F"/>
    <w:rsid w:val="00D63F02"/>
    <w:rsid w:val="00D649A4"/>
    <w:rsid w:val="00D66BC8"/>
    <w:rsid w:val="00D66EBF"/>
    <w:rsid w:val="00D66F44"/>
    <w:rsid w:val="00D6702D"/>
    <w:rsid w:val="00D67159"/>
    <w:rsid w:val="00D70314"/>
    <w:rsid w:val="00D703BC"/>
    <w:rsid w:val="00D71249"/>
    <w:rsid w:val="00D713AE"/>
    <w:rsid w:val="00D71CFE"/>
    <w:rsid w:val="00D7262F"/>
    <w:rsid w:val="00D72A73"/>
    <w:rsid w:val="00D72AFB"/>
    <w:rsid w:val="00D72B2F"/>
    <w:rsid w:val="00D72B7F"/>
    <w:rsid w:val="00D73D01"/>
    <w:rsid w:val="00D74ED9"/>
    <w:rsid w:val="00D755BB"/>
    <w:rsid w:val="00D7602D"/>
    <w:rsid w:val="00D76105"/>
    <w:rsid w:val="00D7667D"/>
    <w:rsid w:val="00D76DAB"/>
    <w:rsid w:val="00D7733C"/>
    <w:rsid w:val="00D77750"/>
    <w:rsid w:val="00D77E39"/>
    <w:rsid w:val="00D8061B"/>
    <w:rsid w:val="00D80938"/>
    <w:rsid w:val="00D80D6A"/>
    <w:rsid w:val="00D81812"/>
    <w:rsid w:val="00D81F7D"/>
    <w:rsid w:val="00D82A78"/>
    <w:rsid w:val="00D82B79"/>
    <w:rsid w:val="00D8376F"/>
    <w:rsid w:val="00D83C29"/>
    <w:rsid w:val="00D85417"/>
    <w:rsid w:val="00D86195"/>
    <w:rsid w:val="00D868C5"/>
    <w:rsid w:val="00D86C8B"/>
    <w:rsid w:val="00D87961"/>
    <w:rsid w:val="00D906A3"/>
    <w:rsid w:val="00D91CA6"/>
    <w:rsid w:val="00D91CB5"/>
    <w:rsid w:val="00D91CCF"/>
    <w:rsid w:val="00D92267"/>
    <w:rsid w:val="00D9265B"/>
    <w:rsid w:val="00D9290F"/>
    <w:rsid w:val="00D931B0"/>
    <w:rsid w:val="00D9386C"/>
    <w:rsid w:val="00D938AB"/>
    <w:rsid w:val="00D938CC"/>
    <w:rsid w:val="00D93912"/>
    <w:rsid w:val="00D93A89"/>
    <w:rsid w:val="00D93F17"/>
    <w:rsid w:val="00D951CA"/>
    <w:rsid w:val="00D95321"/>
    <w:rsid w:val="00D975D7"/>
    <w:rsid w:val="00DA0A62"/>
    <w:rsid w:val="00DA2A71"/>
    <w:rsid w:val="00DA2BF4"/>
    <w:rsid w:val="00DA2CF7"/>
    <w:rsid w:val="00DA306C"/>
    <w:rsid w:val="00DA4857"/>
    <w:rsid w:val="00DA4DB9"/>
    <w:rsid w:val="00DA5DE7"/>
    <w:rsid w:val="00DA705C"/>
    <w:rsid w:val="00DB0001"/>
    <w:rsid w:val="00DB0A06"/>
    <w:rsid w:val="00DB1004"/>
    <w:rsid w:val="00DB15EE"/>
    <w:rsid w:val="00DB1B89"/>
    <w:rsid w:val="00DB1F1E"/>
    <w:rsid w:val="00DB2536"/>
    <w:rsid w:val="00DB2781"/>
    <w:rsid w:val="00DB3009"/>
    <w:rsid w:val="00DB3210"/>
    <w:rsid w:val="00DB34DD"/>
    <w:rsid w:val="00DB37F4"/>
    <w:rsid w:val="00DB3AEC"/>
    <w:rsid w:val="00DB5FC1"/>
    <w:rsid w:val="00DB63DC"/>
    <w:rsid w:val="00DB7835"/>
    <w:rsid w:val="00DC0251"/>
    <w:rsid w:val="00DC112B"/>
    <w:rsid w:val="00DC1347"/>
    <w:rsid w:val="00DC2902"/>
    <w:rsid w:val="00DC2B61"/>
    <w:rsid w:val="00DC3789"/>
    <w:rsid w:val="00DC38E2"/>
    <w:rsid w:val="00DC3A23"/>
    <w:rsid w:val="00DC3CBD"/>
    <w:rsid w:val="00DC3FE7"/>
    <w:rsid w:val="00DC4DE6"/>
    <w:rsid w:val="00DC5496"/>
    <w:rsid w:val="00DC6119"/>
    <w:rsid w:val="00DC6F0B"/>
    <w:rsid w:val="00DC7835"/>
    <w:rsid w:val="00DD03C7"/>
    <w:rsid w:val="00DD106C"/>
    <w:rsid w:val="00DD2582"/>
    <w:rsid w:val="00DD32DB"/>
    <w:rsid w:val="00DD3D2F"/>
    <w:rsid w:val="00DD4577"/>
    <w:rsid w:val="00DD4DD3"/>
    <w:rsid w:val="00DD4EAA"/>
    <w:rsid w:val="00DD5297"/>
    <w:rsid w:val="00DD536D"/>
    <w:rsid w:val="00DD56AE"/>
    <w:rsid w:val="00DD62E6"/>
    <w:rsid w:val="00DD6B5E"/>
    <w:rsid w:val="00DD6CFC"/>
    <w:rsid w:val="00DD6EB1"/>
    <w:rsid w:val="00DD7E5A"/>
    <w:rsid w:val="00DE183C"/>
    <w:rsid w:val="00DE1B15"/>
    <w:rsid w:val="00DE1E52"/>
    <w:rsid w:val="00DE2517"/>
    <w:rsid w:val="00DE3B35"/>
    <w:rsid w:val="00DE3B3C"/>
    <w:rsid w:val="00DE3B9B"/>
    <w:rsid w:val="00DE42E2"/>
    <w:rsid w:val="00DE452B"/>
    <w:rsid w:val="00DE508E"/>
    <w:rsid w:val="00DE5102"/>
    <w:rsid w:val="00DE5336"/>
    <w:rsid w:val="00DE57FB"/>
    <w:rsid w:val="00DE5D7F"/>
    <w:rsid w:val="00DE5F97"/>
    <w:rsid w:val="00DE617A"/>
    <w:rsid w:val="00DE62BA"/>
    <w:rsid w:val="00DE67FC"/>
    <w:rsid w:val="00DE6EB0"/>
    <w:rsid w:val="00DE736C"/>
    <w:rsid w:val="00DE7588"/>
    <w:rsid w:val="00DE77FA"/>
    <w:rsid w:val="00DE7A50"/>
    <w:rsid w:val="00DE7C2F"/>
    <w:rsid w:val="00DE7FFD"/>
    <w:rsid w:val="00DF063C"/>
    <w:rsid w:val="00DF083B"/>
    <w:rsid w:val="00DF0A08"/>
    <w:rsid w:val="00DF0C70"/>
    <w:rsid w:val="00DF0DCE"/>
    <w:rsid w:val="00DF1840"/>
    <w:rsid w:val="00DF1F7D"/>
    <w:rsid w:val="00DF21C8"/>
    <w:rsid w:val="00DF25D4"/>
    <w:rsid w:val="00DF2BF0"/>
    <w:rsid w:val="00DF2FF0"/>
    <w:rsid w:val="00DF3DC3"/>
    <w:rsid w:val="00DF45F7"/>
    <w:rsid w:val="00DF5D98"/>
    <w:rsid w:val="00DF6C98"/>
    <w:rsid w:val="00DF7AA9"/>
    <w:rsid w:val="00DF7AB2"/>
    <w:rsid w:val="00E001DD"/>
    <w:rsid w:val="00E0021A"/>
    <w:rsid w:val="00E00780"/>
    <w:rsid w:val="00E0296F"/>
    <w:rsid w:val="00E032AE"/>
    <w:rsid w:val="00E03AD4"/>
    <w:rsid w:val="00E03E0B"/>
    <w:rsid w:val="00E04D4A"/>
    <w:rsid w:val="00E05441"/>
    <w:rsid w:val="00E05F43"/>
    <w:rsid w:val="00E06EF5"/>
    <w:rsid w:val="00E0742E"/>
    <w:rsid w:val="00E07EF9"/>
    <w:rsid w:val="00E10342"/>
    <w:rsid w:val="00E1048B"/>
    <w:rsid w:val="00E10F20"/>
    <w:rsid w:val="00E119D0"/>
    <w:rsid w:val="00E11DD8"/>
    <w:rsid w:val="00E13EFF"/>
    <w:rsid w:val="00E1458F"/>
    <w:rsid w:val="00E146AD"/>
    <w:rsid w:val="00E155B9"/>
    <w:rsid w:val="00E15831"/>
    <w:rsid w:val="00E15E4D"/>
    <w:rsid w:val="00E17AE0"/>
    <w:rsid w:val="00E2022D"/>
    <w:rsid w:val="00E203D8"/>
    <w:rsid w:val="00E209AF"/>
    <w:rsid w:val="00E20AA7"/>
    <w:rsid w:val="00E20C21"/>
    <w:rsid w:val="00E20D21"/>
    <w:rsid w:val="00E21606"/>
    <w:rsid w:val="00E21EE3"/>
    <w:rsid w:val="00E22061"/>
    <w:rsid w:val="00E22315"/>
    <w:rsid w:val="00E22DBA"/>
    <w:rsid w:val="00E2366E"/>
    <w:rsid w:val="00E23C42"/>
    <w:rsid w:val="00E255DA"/>
    <w:rsid w:val="00E25BA5"/>
    <w:rsid w:val="00E25BF6"/>
    <w:rsid w:val="00E25E2D"/>
    <w:rsid w:val="00E25E3F"/>
    <w:rsid w:val="00E26677"/>
    <w:rsid w:val="00E26869"/>
    <w:rsid w:val="00E26BDE"/>
    <w:rsid w:val="00E30CDA"/>
    <w:rsid w:val="00E30CE5"/>
    <w:rsid w:val="00E31316"/>
    <w:rsid w:val="00E31B63"/>
    <w:rsid w:val="00E31F0C"/>
    <w:rsid w:val="00E31F9A"/>
    <w:rsid w:val="00E32569"/>
    <w:rsid w:val="00E33293"/>
    <w:rsid w:val="00E33620"/>
    <w:rsid w:val="00E360C3"/>
    <w:rsid w:val="00E3610B"/>
    <w:rsid w:val="00E36525"/>
    <w:rsid w:val="00E36C7D"/>
    <w:rsid w:val="00E37BE8"/>
    <w:rsid w:val="00E4038E"/>
    <w:rsid w:val="00E41336"/>
    <w:rsid w:val="00E42C79"/>
    <w:rsid w:val="00E4311D"/>
    <w:rsid w:val="00E4344A"/>
    <w:rsid w:val="00E44645"/>
    <w:rsid w:val="00E446D8"/>
    <w:rsid w:val="00E44957"/>
    <w:rsid w:val="00E45B0A"/>
    <w:rsid w:val="00E463D7"/>
    <w:rsid w:val="00E46441"/>
    <w:rsid w:val="00E4649C"/>
    <w:rsid w:val="00E47138"/>
    <w:rsid w:val="00E471F0"/>
    <w:rsid w:val="00E474ED"/>
    <w:rsid w:val="00E50670"/>
    <w:rsid w:val="00E50707"/>
    <w:rsid w:val="00E509D6"/>
    <w:rsid w:val="00E50D1C"/>
    <w:rsid w:val="00E50E1D"/>
    <w:rsid w:val="00E51066"/>
    <w:rsid w:val="00E51175"/>
    <w:rsid w:val="00E51569"/>
    <w:rsid w:val="00E51B8C"/>
    <w:rsid w:val="00E51EBE"/>
    <w:rsid w:val="00E51F42"/>
    <w:rsid w:val="00E51F53"/>
    <w:rsid w:val="00E53043"/>
    <w:rsid w:val="00E537EC"/>
    <w:rsid w:val="00E53E9D"/>
    <w:rsid w:val="00E54329"/>
    <w:rsid w:val="00E5439D"/>
    <w:rsid w:val="00E54BAE"/>
    <w:rsid w:val="00E54F11"/>
    <w:rsid w:val="00E55749"/>
    <w:rsid w:val="00E55BEA"/>
    <w:rsid w:val="00E55C61"/>
    <w:rsid w:val="00E562AC"/>
    <w:rsid w:val="00E56E38"/>
    <w:rsid w:val="00E57878"/>
    <w:rsid w:val="00E57A71"/>
    <w:rsid w:val="00E57A80"/>
    <w:rsid w:val="00E57D2B"/>
    <w:rsid w:val="00E62C89"/>
    <w:rsid w:val="00E62D0F"/>
    <w:rsid w:val="00E62F9B"/>
    <w:rsid w:val="00E63013"/>
    <w:rsid w:val="00E6313E"/>
    <w:rsid w:val="00E63625"/>
    <w:rsid w:val="00E64315"/>
    <w:rsid w:val="00E64D84"/>
    <w:rsid w:val="00E65AC6"/>
    <w:rsid w:val="00E669E7"/>
    <w:rsid w:val="00E66D8F"/>
    <w:rsid w:val="00E67046"/>
    <w:rsid w:val="00E67219"/>
    <w:rsid w:val="00E67570"/>
    <w:rsid w:val="00E676AC"/>
    <w:rsid w:val="00E67793"/>
    <w:rsid w:val="00E679F7"/>
    <w:rsid w:val="00E70DE2"/>
    <w:rsid w:val="00E71000"/>
    <w:rsid w:val="00E71EDD"/>
    <w:rsid w:val="00E72D82"/>
    <w:rsid w:val="00E73CAD"/>
    <w:rsid w:val="00E73EAF"/>
    <w:rsid w:val="00E740AF"/>
    <w:rsid w:val="00E74263"/>
    <w:rsid w:val="00E7478B"/>
    <w:rsid w:val="00E7483B"/>
    <w:rsid w:val="00E75144"/>
    <w:rsid w:val="00E75163"/>
    <w:rsid w:val="00E75254"/>
    <w:rsid w:val="00E75BA9"/>
    <w:rsid w:val="00E7624D"/>
    <w:rsid w:val="00E764F6"/>
    <w:rsid w:val="00E7658C"/>
    <w:rsid w:val="00E7672A"/>
    <w:rsid w:val="00E76E7D"/>
    <w:rsid w:val="00E7726E"/>
    <w:rsid w:val="00E77826"/>
    <w:rsid w:val="00E7789F"/>
    <w:rsid w:val="00E77D48"/>
    <w:rsid w:val="00E818D8"/>
    <w:rsid w:val="00E83717"/>
    <w:rsid w:val="00E83B6C"/>
    <w:rsid w:val="00E84A76"/>
    <w:rsid w:val="00E84D5E"/>
    <w:rsid w:val="00E850DA"/>
    <w:rsid w:val="00E85276"/>
    <w:rsid w:val="00E85608"/>
    <w:rsid w:val="00E87718"/>
    <w:rsid w:val="00E87808"/>
    <w:rsid w:val="00E878F9"/>
    <w:rsid w:val="00E8798B"/>
    <w:rsid w:val="00E90132"/>
    <w:rsid w:val="00E9017E"/>
    <w:rsid w:val="00E910C6"/>
    <w:rsid w:val="00E91F16"/>
    <w:rsid w:val="00E925C7"/>
    <w:rsid w:val="00E92AD8"/>
    <w:rsid w:val="00E92DB9"/>
    <w:rsid w:val="00E92E61"/>
    <w:rsid w:val="00E92E66"/>
    <w:rsid w:val="00E93046"/>
    <w:rsid w:val="00E93268"/>
    <w:rsid w:val="00E9328F"/>
    <w:rsid w:val="00E93B3E"/>
    <w:rsid w:val="00E9458D"/>
    <w:rsid w:val="00E94B26"/>
    <w:rsid w:val="00E95555"/>
    <w:rsid w:val="00E96DF0"/>
    <w:rsid w:val="00E97246"/>
    <w:rsid w:val="00E972F3"/>
    <w:rsid w:val="00E97359"/>
    <w:rsid w:val="00E97BB3"/>
    <w:rsid w:val="00EA062C"/>
    <w:rsid w:val="00EA120F"/>
    <w:rsid w:val="00EA1840"/>
    <w:rsid w:val="00EA2459"/>
    <w:rsid w:val="00EA37EE"/>
    <w:rsid w:val="00EA4629"/>
    <w:rsid w:val="00EA4823"/>
    <w:rsid w:val="00EA4ED9"/>
    <w:rsid w:val="00EA52A9"/>
    <w:rsid w:val="00EA52CD"/>
    <w:rsid w:val="00EA6342"/>
    <w:rsid w:val="00EA7596"/>
    <w:rsid w:val="00EA7852"/>
    <w:rsid w:val="00EA7A0C"/>
    <w:rsid w:val="00EA7AC3"/>
    <w:rsid w:val="00EB0044"/>
    <w:rsid w:val="00EB09B3"/>
    <w:rsid w:val="00EB10E5"/>
    <w:rsid w:val="00EB2F9F"/>
    <w:rsid w:val="00EB30C9"/>
    <w:rsid w:val="00EB43A9"/>
    <w:rsid w:val="00EB4BB7"/>
    <w:rsid w:val="00EB51F3"/>
    <w:rsid w:val="00EB552A"/>
    <w:rsid w:val="00EB60B8"/>
    <w:rsid w:val="00EB6278"/>
    <w:rsid w:val="00EB76B2"/>
    <w:rsid w:val="00EB780D"/>
    <w:rsid w:val="00EC027E"/>
    <w:rsid w:val="00EC08CD"/>
    <w:rsid w:val="00EC12B2"/>
    <w:rsid w:val="00EC1420"/>
    <w:rsid w:val="00EC168A"/>
    <w:rsid w:val="00EC206A"/>
    <w:rsid w:val="00EC2422"/>
    <w:rsid w:val="00EC2BE0"/>
    <w:rsid w:val="00EC2EA4"/>
    <w:rsid w:val="00EC4DAB"/>
    <w:rsid w:val="00EC5896"/>
    <w:rsid w:val="00EC616A"/>
    <w:rsid w:val="00EC6B61"/>
    <w:rsid w:val="00EC6FEA"/>
    <w:rsid w:val="00EC7DB7"/>
    <w:rsid w:val="00ED0BA0"/>
    <w:rsid w:val="00ED0D6F"/>
    <w:rsid w:val="00ED15E0"/>
    <w:rsid w:val="00ED19F9"/>
    <w:rsid w:val="00ED1FE7"/>
    <w:rsid w:val="00ED2600"/>
    <w:rsid w:val="00ED326B"/>
    <w:rsid w:val="00ED32E8"/>
    <w:rsid w:val="00ED3471"/>
    <w:rsid w:val="00ED3AEC"/>
    <w:rsid w:val="00ED431E"/>
    <w:rsid w:val="00ED493C"/>
    <w:rsid w:val="00ED4D1C"/>
    <w:rsid w:val="00ED4E80"/>
    <w:rsid w:val="00ED4F26"/>
    <w:rsid w:val="00ED54E3"/>
    <w:rsid w:val="00ED560E"/>
    <w:rsid w:val="00ED7113"/>
    <w:rsid w:val="00ED7281"/>
    <w:rsid w:val="00ED77F7"/>
    <w:rsid w:val="00EE087D"/>
    <w:rsid w:val="00EE2E03"/>
    <w:rsid w:val="00EE3A19"/>
    <w:rsid w:val="00EE3D56"/>
    <w:rsid w:val="00EE409D"/>
    <w:rsid w:val="00EE55C2"/>
    <w:rsid w:val="00EE57CA"/>
    <w:rsid w:val="00EE5868"/>
    <w:rsid w:val="00EE5A83"/>
    <w:rsid w:val="00EE64B5"/>
    <w:rsid w:val="00EE669C"/>
    <w:rsid w:val="00EE67DA"/>
    <w:rsid w:val="00EE6DC1"/>
    <w:rsid w:val="00EE6F03"/>
    <w:rsid w:val="00EE710F"/>
    <w:rsid w:val="00EF06D2"/>
    <w:rsid w:val="00EF0C2B"/>
    <w:rsid w:val="00EF1752"/>
    <w:rsid w:val="00EF17A4"/>
    <w:rsid w:val="00EF19F8"/>
    <w:rsid w:val="00EF1DB5"/>
    <w:rsid w:val="00EF1FB7"/>
    <w:rsid w:val="00EF3381"/>
    <w:rsid w:val="00EF3771"/>
    <w:rsid w:val="00EF3C6B"/>
    <w:rsid w:val="00EF4289"/>
    <w:rsid w:val="00EF46BB"/>
    <w:rsid w:val="00EF48C6"/>
    <w:rsid w:val="00EF4922"/>
    <w:rsid w:val="00EF56F7"/>
    <w:rsid w:val="00EF5F80"/>
    <w:rsid w:val="00EF6296"/>
    <w:rsid w:val="00EF711D"/>
    <w:rsid w:val="00EF7431"/>
    <w:rsid w:val="00EF79F3"/>
    <w:rsid w:val="00EF7BD2"/>
    <w:rsid w:val="00EF7ED7"/>
    <w:rsid w:val="00F006DB"/>
    <w:rsid w:val="00F025ED"/>
    <w:rsid w:val="00F02A35"/>
    <w:rsid w:val="00F03CFC"/>
    <w:rsid w:val="00F03D29"/>
    <w:rsid w:val="00F03D90"/>
    <w:rsid w:val="00F04F21"/>
    <w:rsid w:val="00F05027"/>
    <w:rsid w:val="00F05420"/>
    <w:rsid w:val="00F057A7"/>
    <w:rsid w:val="00F05DC2"/>
    <w:rsid w:val="00F061BB"/>
    <w:rsid w:val="00F06A5F"/>
    <w:rsid w:val="00F06B59"/>
    <w:rsid w:val="00F07865"/>
    <w:rsid w:val="00F1005D"/>
    <w:rsid w:val="00F100D0"/>
    <w:rsid w:val="00F10A7B"/>
    <w:rsid w:val="00F10F2B"/>
    <w:rsid w:val="00F114FC"/>
    <w:rsid w:val="00F11A71"/>
    <w:rsid w:val="00F12361"/>
    <w:rsid w:val="00F12E60"/>
    <w:rsid w:val="00F12FA0"/>
    <w:rsid w:val="00F130A1"/>
    <w:rsid w:val="00F14041"/>
    <w:rsid w:val="00F155F3"/>
    <w:rsid w:val="00F15BE2"/>
    <w:rsid w:val="00F15C5E"/>
    <w:rsid w:val="00F168B9"/>
    <w:rsid w:val="00F16FC9"/>
    <w:rsid w:val="00F1718B"/>
    <w:rsid w:val="00F1788A"/>
    <w:rsid w:val="00F20320"/>
    <w:rsid w:val="00F213B4"/>
    <w:rsid w:val="00F21B4D"/>
    <w:rsid w:val="00F21CF7"/>
    <w:rsid w:val="00F21DB0"/>
    <w:rsid w:val="00F2270F"/>
    <w:rsid w:val="00F2299E"/>
    <w:rsid w:val="00F22B17"/>
    <w:rsid w:val="00F22C41"/>
    <w:rsid w:val="00F24667"/>
    <w:rsid w:val="00F249DE"/>
    <w:rsid w:val="00F24BF3"/>
    <w:rsid w:val="00F24F5C"/>
    <w:rsid w:val="00F26A4A"/>
    <w:rsid w:val="00F26C8A"/>
    <w:rsid w:val="00F26F5B"/>
    <w:rsid w:val="00F276E2"/>
    <w:rsid w:val="00F27A34"/>
    <w:rsid w:val="00F27C56"/>
    <w:rsid w:val="00F30168"/>
    <w:rsid w:val="00F3084E"/>
    <w:rsid w:val="00F313C7"/>
    <w:rsid w:val="00F31DB5"/>
    <w:rsid w:val="00F31EF6"/>
    <w:rsid w:val="00F31FC9"/>
    <w:rsid w:val="00F32370"/>
    <w:rsid w:val="00F32741"/>
    <w:rsid w:val="00F3330B"/>
    <w:rsid w:val="00F33526"/>
    <w:rsid w:val="00F3358A"/>
    <w:rsid w:val="00F33D10"/>
    <w:rsid w:val="00F34242"/>
    <w:rsid w:val="00F35224"/>
    <w:rsid w:val="00F355BE"/>
    <w:rsid w:val="00F359F6"/>
    <w:rsid w:val="00F36F07"/>
    <w:rsid w:val="00F372D9"/>
    <w:rsid w:val="00F4019C"/>
    <w:rsid w:val="00F40871"/>
    <w:rsid w:val="00F40969"/>
    <w:rsid w:val="00F40B20"/>
    <w:rsid w:val="00F4150F"/>
    <w:rsid w:val="00F4186C"/>
    <w:rsid w:val="00F4264A"/>
    <w:rsid w:val="00F42997"/>
    <w:rsid w:val="00F42C83"/>
    <w:rsid w:val="00F42F8B"/>
    <w:rsid w:val="00F4354D"/>
    <w:rsid w:val="00F44277"/>
    <w:rsid w:val="00F444F4"/>
    <w:rsid w:val="00F44E7E"/>
    <w:rsid w:val="00F450FC"/>
    <w:rsid w:val="00F45FF3"/>
    <w:rsid w:val="00F4792A"/>
    <w:rsid w:val="00F47BBA"/>
    <w:rsid w:val="00F47D48"/>
    <w:rsid w:val="00F47FAA"/>
    <w:rsid w:val="00F50774"/>
    <w:rsid w:val="00F512A6"/>
    <w:rsid w:val="00F51353"/>
    <w:rsid w:val="00F51BF0"/>
    <w:rsid w:val="00F52021"/>
    <w:rsid w:val="00F52760"/>
    <w:rsid w:val="00F53AA0"/>
    <w:rsid w:val="00F53E56"/>
    <w:rsid w:val="00F53FEE"/>
    <w:rsid w:val="00F54DC5"/>
    <w:rsid w:val="00F5521B"/>
    <w:rsid w:val="00F55BC7"/>
    <w:rsid w:val="00F55F99"/>
    <w:rsid w:val="00F55FB4"/>
    <w:rsid w:val="00F569AD"/>
    <w:rsid w:val="00F56EDA"/>
    <w:rsid w:val="00F56F1B"/>
    <w:rsid w:val="00F56FDB"/>
    <w:rsid w:val="00F57102"/>
    <w:rsid w:val="00F61345"/>
    <w:rsid w:val="00F61549"/>
    <w:rsid w:val="00F616B9"/>
    <w:rsid w:val="00F61AB5"/>
    <w:rsid w:val="00F61D46"/>
    <w:rsid w:val="00F62250"/>
    <w:rsid w:val="00F6236D"/>
    <w:rsid w:val="00F629E0"/>
    <w:rsid w:val="00F63017"/>
    <w:rsid w:val="00F63988"/>
    <w:rsid w:val="00F63E54"/>
    <w:rsid w:val="00F646D0"/>
    <w:rsid w:val="00F65926"/>
    <w:rsid w:val="00F65DC6"/>
    <w:rsid w:val="00F65F4C"/>
    <w:rsid w:val="00F66385"/>
    <w:rsid w:val="00F665F4"/>
    <w:rsid w:val="00F66FA1"/>
    <w:rsid w:val="00F672A5"/>
    <w:rsid w:val="00F676C2"/>
    <w:rsid w:val="00F67C9C"/>
    <w:rsid w:val="00F703FC"/>
    <w:rsid w:val="00F7092C"/>
    <w:rsid w:val="00F71B20"/>
    <w:rsid w:val="00F720C3"/>
    <w:rsid w:val="00F7235B"/>
    <w:rsid w:val="00F731FD"/>
    <w:rsid w:val="00F73F93"/>
    <w:rsid w:val="00F747D0"/>
    <w:rsid w:val="00F74DE6"/>
    <w:rsid w:val="00F74F29"/>
    <w:rsid w:val="00F75C11"/>
    <w:rsid w:val="00F75DF9"/>
    <w:rsid w:val="00F76191"/>
    <w:rsid w:val="00F80843"/>
    <w:rsid w:val="00F809C5"/>
    <w:rsid w:val="00F8156A"/>
    <w:rsid w:val="00F81E6F"/>
    <w:rsid w:val="00F8219D"/>
    <w:rsid w:val="00F82323"/>
    <w:rsid w:val="00F82F8D"/>
    <w:rsid w:val="00F8350E"/>
    <w:rsid w:val="00F83ECE"/>
    <w:rsid w:val="00F843C0"/>
    <w:rsid w:val="00F847C0"/>
    <w:rsid w:val="00F8490A"/>
    <w:rsid w:val="00F8509F"/>
    <w:rsid w:val="00F85542"/>
    <w:rsid w:val="00F86428"/>
    <w:rsid w:val="00F86562"/>
    <w:rsid w:val="00F86854"/>
    <w:rsid w:val="00F86F30"/>
    <w:rsid w:val="00F86FBF"/>
    <w:rsid w:val="00F9022F"/>
    <w:rsid w:val="00F908C9"/>
    <w:rsid w:val="00F910EA"/>
    <w:rsid w:val="00F91469"/>
    <w:rsid w:val="00F916D7"/>
    <w:rsid w:val="00F92725"/>
    <w:rsid w:val="00F92766"/>
    <w:rsid w:val="00F9297C"/>
    <w:rsid w:val="00F93FF9"/>
    <w:rsid w:val="00F9419D"/>
    <w:rsid w:val="00F94754"/>
    <w:rsid w:val="00F94AA8"/>
    <w:rsid w:val="00F95D82"/>
    <w:rsid w:val="00F95EBD"/>
    <w:rsid w:val="00F974AD"/>
    <w:rsid w:val="00FA012C"/>
    <w:rsid w:val="00FA0DD3"/>
    <w:rsid w:val="00FA142D"/>
    <w:rsid w:val="00FA174C"/>
    <w:rsid w:val="00FA17BB"/>
    <w:rsid w:val="00FA19BA"/>
    <w:rsid w:val="00FA2145"/>
    <w:rsid w:val="00FA2FB2"/>
    <w:rsid w:val="00FA3EB4"/>
    <w:rsid w:val="00FA4688"/>
    <w:rsid w:val="00FA4774"/>
    <w:rsid w:val="00FA4944"/>
    <w:rsid w:val="00FA4F80"/>
    <w:rsid w:val="00FA4FAD"/>
    <w:rsid w:val="00FA58BC"/>
    <w:rsid w:val="00FA6D3F"/>
    <w:rsid w:val="00FA734F"/>
    <w:rsid w:val="00FA7A5C"/>
    <w:rsid w:val="00FA7E97"/>
    <w:rsid w:val="00FB02BC"/>
    <w:rsid w:val="00FB0CF8"/>
    <w:rsid w:val="00FB0F9D"/>
    <w:rsid w:val="00FB15F0"/>
    <w:rsid w:val="00FB15F3"/>
    <w:rsid w:val="00FB1C30"/>
    <w:rsid w:val="00FB2350"/>
    <w:rsid w:val="00FB2BEA"/>
    <w:rsid w:val="00FB3BDC"/>
    <w:rsid w:val="00FB48C3"/>
    <w:rsid w:val="00FB5CD4"/>
    <w:rsid w:val="00FB60E1"/>
    <w:rsid w:val="00FB67B3"/>
    <w:rsid w:val="00FB6BD1"/>
    <w:rsid w:val="00FB7278"/>
    <w:rsid w:val="00FC0621"/>
    <w:rsid w:val="00FC0799"/>
    <w:rsid w:val="00FC07D2"/>
    <w:rsid w:val="00FC10F7"/>
    <w:rsid w:val="00FC135C"/>
    <w:rsid w:val="00FC17CB"/>
    <w:rsid w:val="00FC1DA1"/>
    <w:rsid w:val="00FC2203"/>
    <w:rsid w:val="00FC317E"/>
    <w:rsid w:val="00FC37F1"/>
    <w:rsid w:val="00FC3E8F"/>
    <w:rsid w:val="00FC42A2"/>
    <w:rsid w:val="00FC4874"/>
    <w:rsid w:val="00FC4BBF"/>
    <w:rsid w:val="00FC4D08"/>
    <w:rsid w:val="00FC4EA1"/>
    <w:rsid w:val="00FC536C"/>
    <w:rsid w:val="00FC5CAF"/>
    <w:rsid w:val="00FC61D1"/>
    <w:rsid w:val="00FC73DF"/>
    <w:rsid w:val="00FC7AA0"/>
    <w:rsid w:val="00FD0D39"/>
    <w:rsid w:val="00FD195D"/>
    <w:rsid w:val="00FD25ED"/>
    <w:rsid w:val="00FD2F8B"/>
    <w:rsid w:val="00FD32EC"/>
    <w:rsid w:val="00FD35B1"/>
    <w:rsid w:val="00FD3CCD"/>
    <w:rsid w:val="00FD45AF"/>
    <w:rsid w:val="00FD4DB2"/>
    <w:rsid w:val="00FD51A3"/>
    <w:rsid w:val="00FD56DB"/>
    <w:rsid w:val="00FD57D0"/>
    <w:rsid w:val="00FD587D"/>
    <w:rsid w:val="00FD58C5"/>
    <w:rsid w:val="00FD5A28"/>
    <w:rsid w:val="00FD5C01"/>
    <w:rsid w:val="00FD69C3"/>
    <w:rsid w:val="00FD7CCA"/>
    <w:rsid w:val="00FD7D39"/>
    <w:rsid w:val="00FE0E4C"/>
    <w:rsid w:val="00FE1C26"/>
    <w:rsid w:val="00FE1DA2"/>
    <w:rsid w:val="00FE2281"/>
    <w:rsid w:val="00FE257B"/>
    <w:rsid w:val="00FE4065"/>
    <w:rsid w:val="00FE4C64"/>
    <w:rsid w:val="00FE52F6"/>
    <w:rsid w:val="00FE5754"/>
    <w:rsid w:val="00FE5FFB"/>
    <w:rsid w:val="00FE631E"/>
    <w:rsid w:val="00FE65BA"/>
    <w:rsid w:val="00FE6CCD"/>
    <w:rsid w:val="00FE7104"/>
    <w:rsid w:val="00FE7298"/>
    <w:rsid w:val="00FE7614"/>
    <w:rsid w:val="00FE7709"/>
    <w:rsid w:val="00FF0F9E"/>
    <w:rsid w:val="00FF0FAD"/>
    <w:rsid w:val="00FF1419"/>
    <w:rsid w:val="00FF155C"/>
    <w:rsid w:val="00FF1C7E"/>
    <w:rsid w:val="00FF1DE1"/>
    <w:rsid w:val="00FF25A0"/>
    <w:rsid w:val="00FF2C6C"/>
    <w:rsid w:val="00FF2CA7"/>
    <w:rsid w:val="00FF30B2"/>
    <w:rsid w:val="00FF3861"/>
    <w:rsid w:val="00FF4405"/>
    <w:rsid w:val="00FF4A81"/>
    <w:rsid w:val="00FF4FA5"/>
    <w:rsid w:val="00FF573A"/>
    <w:rsid w:val="00FF585C"/>
    <w:rsid w:val="00FF5D66"/>
    <w:rsid w:val="00FF5DEF"/>
    <w:rsid w:val="00FF5EBD"/>
    <w:rsid w:val="00FF63E4"/>
    <w:rsid w:val="00FF69BF"/>
    <w:rsid w:val="00FF6BE5"/>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EC8775"/>
  <w15:docId w15:val="{94E3F754-92E1-4E00-BA09-38AA8673F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715D9C"/>
    <w:pPr>
      <w:widowControl w:val="0"/>
      <w:autoSpaceDE w:val="0"/>
      <w:autoSpaceDN w:val="0"/>
      <w:jc w:val="both"/>
    </w:pPr>
    <w:rPr>
      <w:rFonts w:ascii="Tahoma" w:eastAsia="굴림체" w:hAnsi="Tahoma"/>
      <w:kern w:val="2"/>
      <w:sz w:val="18"/>
      <w:szCs w:val="18"/>
    </w:rPr>
  </w:style>
  <w:style w:type="paragraph" w:styleId="1">
    <w:name w:val="heading 1"/>
    <w:aliases w:val="TCC 1"/>
    <w:basedOn w:val="a1"/>
    <w:next w:val="a1"/>
    <w:link w:val="1Char"/>
    <w:qFormat/>
    <w:rsid w:val="00350D0F"/>
    <w:pPr>
      <w:keepNext/>
      <w:pageBreakBefore/>
      <w:numPr>
        <w:numId w:val="28"/>
      </w:numPr>
      <w:spacing w:before="240" w:after="240"/>
      <w:jc w:val="center"/>
      <w:outlineLvl w:val="0"/>
    </w:pPr>
    <w:rPr>
      <w:b/>
      <w:bCs/>
      <w:smallCaps/>
      <w:color w:val="255B98"/>
      <w:kern w:val="0"/>
      <w:sz w:val="36"/>
      <w:szCs w:val="22"/>
    </w:rPr>
  </w:style>
  <w:style w:type="paragraph" w:styleId="21">
    <w:name w:val="heading 2"/>
    <w:aliases w:val="TCC 2"/>
    <w:basedOn w:val="a1"/>
    <w:next w:val="a1"/>
    <w:link w:val="2Char"/>
    <w:qFormat/>
    <w:rsid w:val="002909E0"/>
    <w:pPr>
      <w:keepNext/>
      <w:numPr>
        <w:ilvl w:val="1"/>
        <w:numId w:val="28"/>
      </w:numPr>
      <w:wordWrap w:val="0"/>
      <w:spacing w:before="240" w:after="240" w:line="120" w:lineRule="atLeast"/>
      <w:ind w:right="181"/>
      <w:jc w:val="left"/>
      <w:outlineLvl w:val="1"/>
    </w:pPr>
    <w:rPr>
      <w:rFonts w:eastAsia="굴림"/>
      <w:b/>
      <w:bCs/>
      <w:color w:val="255B98"/>
      <w:sz w:val="28"/>
      <w:szCs w:val="20"/>
    </w:rPr>
  </w:style>
  <w:style w:type="paragraph" w:styleId="31">
    <w:name w:val="heading 3"/>
    <w:aliases w:val="TCC 3"/>
    <w:basedOn w:val="a1"/>
    <w:next w:val="a1"/>
    <w:link w:val="3Char"/>
    <w:qFormat/>
    <w:rsid w:val="00BF4B30"/>
    <w:pPr>
      <w:keepNext/>
      <w:numPr>
        <w:ilvl w:val="2"/>
        <w:numId w:val="28"/>
      </w:numPr>
      <w:tabs>
        <w:tab w:val="clear" w:pos="1559"/>
        <w:tab w:val="num" w:pos="993"/>
      </w:tabs>
      <w:spacing w:before="180" w:after="180" w:line="240" w:lineRule="atLeast"/>
      <w:ind w:left="706" w:hanging="706"/>
      <w:outlineLvl w:val="2"/>
    </w:pPr>
    <w:rPr>
      <w:rFonts w:eastAsia="굴림"/>
      <w:b/>
      <w:bCs/>
      <w:color w:val="255B98"/>
      <w:kern w:val="0"/>
      <w:sz w:val="24"/>
      <w:szCs w:val="20"/>
    </w:rPr>
  </w:style>
  <w:style w:type="paragraph" w:styleId="40">
    <w:name w:val="heading 4"/>
    <w:aliases w:val="TCC 4"/>
    <w:basedOn w:val="a1"/>
    <w:next w:val="a1"/>
    <w:link w:val="4Char"/>
    <w:qFormat/>
    <w:rsid w:val="00264C4B"/>
    <w:pPr>
      <w:keepNext/>
      <w:numPr>
        <w:ilvl w:val="3"/>
        <w:numId w:val="28"/>
      </w:numPr>
      <w:spacing w:before="192" w:after="192"/>
      <w:outlineLvl w:val="3"/>
    </w:pPr>
    <w:rPr>
      <w:rFonts w:eastAsia="굴림"/>
      <w:b/>
      <w:bCs/>
      <w:color w:val="255B98"/>
      <w:kern w:val="0"/>
      <w:sz w:val="20"/>
      <w:szCs w:val="20"/>
    </w:rPr>
  </w:style>
  <w:style w:type="paragraph" w:styleId="51">
    <w:name w:val="heading 5"/>
    <w:aliases w:val="TCC 5"/>
    <w:basedOn w:val="a1"/>
    <w:next w:val="a1"/>
    <w:link w:val="5Char"/>
    <w:qFormat/>
    <w:rsid w:val="00D82B79"/>
    <w:pPr>
      <w:keepNext/>
      <w:numPr>
        <w:ilvl w:val="4"/>
        <w:numId w:val="28"/>
      </w:numPr>
      <w:tabs>
        <w:tab w:val="clear" w:pos="1224"/>
        <w:tab w:val="num" w:pos="360"/>
        <w:tab w:val="left" w:pos="1260"/>
      </w:tabs>
      <w:spacing w:before="192" w:after="192"/>
      <w:ind w:left="0" w:firstLine="0"/>
      <w:outlineLvl w:val="4"/>
    </w:pPr>
    <w:rPr>
      <w:rFonts w:eastAsia="굴림"/>
      <w:b/>
      <w:bCs/>
      <w:color w:val="255B98"/>
      <w:sz w:val="20"/>
    </w:rPr>
  </w:style>
  <w:style w:type="paragraph" w:styleId="6">
    <w:name w:val="heading 6"/>
    <w:basedOn w:val="a1"/>
    <w:next w:val="a1"/>
    <w:link w:val="6Char"/>
    <w:qFormat/>
    <w:rsid w:val="00FD45AF"/>
    <w:pPr>
      <w:keepNext/>
      <w:numPr>
        <w:ilvl w:val="5"/>
        <w:numId w:val="10"/>
      </w:numPr>
      <w:outlineLvl w:val="5"/>
    </w:pPr>
    <w:rPr>
      <w:rFonts w:eastAsia="굴림"/>
      <w:b/>
      <w:bCs/>
      <w:szCs w:val="16"/>
    </w:rPr>
  </w:style>
  <w:style w:type="paragraph" w:styleId="7">
    <w:name w:val="heading 7"/>
    <w:basedOn w:val="a1"/>
    <w:next w:val="a1"/>
    <w:link w:val="7Char"/>
    <w:qFormat/>
    <w:rsid w:val="00FD45AF"/>
    <w:pPr>
      <w:keepNext/>
      <w:numPr>
        <w:ilvl w:val="6"/>
        <w:numId w:val="10"/>
      </w:numPr>
      <w:outlineLvl w:val="6"/>
    </w:pPr>
    <w:rPr>
      <w:rFonts w:eastAsia="굴림"/>
      <w:b/>
      <w:bCs/>
      <w:szCs w:val="16"/>
    </w:rPr>
  </w:style>
  <w:style w:type="paragraph" w:styleId="8">
    <w:name w:val="heading 8"/>
    <w:basedOn w:val="a1"/>
    <w:next w:val="a1"/>
    <w:link w:val="8Char"/>
    <w:qFormat/>
    <w:rsid w:val="00FD45AF"/>
    <w:pPr>
      <w:keepNext/>
      <w:numPr>
        <w:ilvl w:val="7"/>
        <w:numId w:val="10"/>
      </w:numPr>
      <w:outlineLvl w:val="7"/>
    </w:pPr>
    <w:rPr>
      <w:rFonts w:eastAsia="굴림"/>
      <w:b/>
      <w:iCs/>
      <w:szCs w:val="16"/>
    </w:rPr>
  </w:style>
  <w:style w:type="paragraph" w:styleId="9">
    <w:name w:val="heading 9"/>
    <w:basedOn w:val="a1"/>
    <w:next w:val="a1"/>
    <w:link w:val="9Char"/>
    <w:qFormat/>
    <w:rsid w:val="00FD45AF"/>
    <w:pPr>
      <w:keepNext/>
      <w:numPr>
        <w:ilvl w:val="8"/>
        <w:numId w:val="10"/>
      </w:numPr>
      <w:outlineLvl w:val="8"/>
    </w:pPr>
    <w:rPr>
      <w:rFonts w:eastAsia="굴림"/>
      <w:b/>
      <w:bCs/>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rsid w:val="00FD45AF"/>
    <w:pPr>
      <w:tabs>
        <w:tab w:val="center" w:pos="4252"/>
        <w:tab w:val="right" w:pos="8504"/>
      </w:tabs>
      <w:snapToGrid w:val="0"/>
    </w:pPr>
  </w:style>
  <w:style w:type="paragraph" w:styleId="a6">
    <w:name w:val="footer"/>
    <w:basedOn w:val="a1"/>
    <w:link w:val="Char0"/>
    <w:unhideWhenUsed/>
    <w:rsid w:val="004A55DD"/>
    <w:pPr>
      <w:tabs>
        <w:tab w:val="center" w:pos="4513"/>
        <w:tab w:val="right" w:pos="9026"/>
      </w:tabs>
      <w:snapToGrid w:val="0"/>
    </w:pPr>
  </w:style>
  <w:style w:type="character" w:customStyle="1" w:styleId="Char0">
    <w:name w:val="바닥글 Char"/>
    <w:basedOn w:val="a2"/>
    <w:link w:val="a6"/>
    <w:uiPriority w:val="99"/>
    <w:rsid w:val="004A55DD"/>
    <w:rPr>
      <w:rFonts w:ascii="Arial" w:eastAsia="굴림체" w:hAnsi="Arial"/>
      <w:kern w:val="2"/>
      <w:sz w:val="18"/>
      <w:szCs w:val="18"/>
    </w:rPr>
  </w:style>
  <w:style w:type="paragraph" w:styleId="a7">
    <w:name w:val="caption"/>
    <w:aliases w:val="TCC 표 캡션,표캡션TCC"/>
    <w:basedOn w:val="a1"/>
    <w:next w:val="a1"/>
    <w:link w:val="Char1"/>
    <w:qFormat/>
    <w:rsid w:val="008E5E2D"/>
    <w:pPr>
      <w:spacing w:before="180"/>
      <w:jc w:val="center"/>
    </w:pPr>
    <w:rPr>
      <w:rFonts w:cs="Arial"/>
      <w:b/>
      <w:bCs/>
      <w:kern w:val="0"/>
      <w:sz w:val="20"/>
      <w:szCs w:val="20"/>
    </w:rPr>
  </w:style>
  <w:style w:type="character" w:customStyle="1" w:styleId="Char1">
    <w:name w:val="캡션 Char"/>
    <w:aliases w:val="TCC 표 캡션 Char,표캡션TCC Char"/>
    <w:link w:val="a7"/>
    <w:rsid w:val="008E5E2D"/>
    <w:rPr>
      <w:rFonts w:ascii="Tahoma" w:eastAsia="굴림체" w:hAnsi="Tahoma" w:cs="Arial"/>
      <w:b/>
      <w:bCs/>
    </w:rPr>
  </w:style>
  <w:style w:type="paragraph" w:styleId="a">
    <w:name w:val="List Number"/>
    <w:basedOn w:val="a1"/>
    <w:rsid w:val="00FD45AF"/>
    <w:pPr>
      <w:numPr>
        <w:numId w:val="2"/>
      </w:numPr>
    </w:pPr>
  </w:style>
  <w:style w:type="character" w:styleId="a8">
    <w:name w:val="Hyperlink"/>
    <w:uiPriority w:val="99"/>
    <w:rsid w:val="00FD45AF"/>
    <w:rPr>
      <w:color w:val="0000FF"/>
      <w:u w:val="single"/>
    </w:rPr>
  </w:style>
  <w:style w:type="paragraph" w:styleId="10">
    <w:name w:val="toc 1"/>
    <w:basedOn w:val="a1"/>
    <w:next w:val="a1"/>
    <w:autoRedefine/>
    <w:uiPriority w:val="39"/>
    <w:rsid w:val="009B5547"/>
    <w:pPr>
      <w:tabs>
        <w:tab w:val="left" w:pos="426"/>
        <w:tab w:val="right" w:leader="dot" w:pos="10468"/>
      </w:tabs>
    </w:pPr>
  </w:style>
  <w:style w:type="paragraph" w:styleId="22">
    <w:name w:val="toc 2"/>
    <w:basedOn w:val="a1"/>
    <w:next w:val="a1"/>
    <w:autoRedefine/>
    <w:uiPriority w:val="39"/>
    <w:rsid w:val="00FD7CCA"/>
    <w:pPr>
      <w:tabs>
        <w:tab w:val="left" w:pos="720"/>
        <w:tab w:val="right" w:leader="dot" w:pos="10469"/>
      </w:tabs>
      <w:ind w:leftChars="100" w:left="180"/>
    </w:pPr>
  </w:style>
  <w:style w:type="paragraph" w:styleId="32">
    <w:name w:val="toc 3"/>
    <w:basedOn w:val="a1"/>
    <w:next w:val="a1"/>
    <w:autoRedefine/>
    <w:uiPriority w:val="39"/>
    <w:rsid w:val="009C0709"/>
    <w:pPr>
      <w:tabs>
        <w:tab w:val="left" w:pos="360"/>
        <w:tab w:val="left" w:pos="1134"/>
        <w:tab w:val="right" w:leader="dot" w:pos="10469"/>
      </w:tabs>
      <w:ind w:leftChars="200" w:left="360"/>
    </w:pPr>
  </w:style>
  <w:style w:type="paragraph" w:styleId="41">
    <w:name w:val="toc 4"/>
    <w:basedOn w:val="a1"/>
    <w:next w:val="a1"/>
    <w:autoRedefine/>
    <w:uiPriority w:val="39"/>
    <w:rsid w:val="00857737"/>
    <w:pPr>
      <w:tabs>
        <w:tab w:val="left" w:pos="1418"/>
        <w:tab w:val="right" w:leader="dot" w:pos="10468"/>
      </w:tabs>
      <w:ind w:leftChars="300" w:left="540"/>
    </w:pPr>
  </w:style>
  <w:style w:type="paragraph" w:styleId="52">
    <w:name w:val="toc 5"/>
    <w:basedOn w:val="a1"/>
    <w:next w:val="a1"/>
    <w:autoRedefine/>
    <w:uiPriority w:val="39"/>
    <w:rsid w:val="00857737"/>
    <w:pPr>
      <w:tabs>
        <w:tab w:val="left" w:pos="900"/>
        <w:tab w:val="right" w:leader="dot" w:pos="10469"/>
      </w:tabs>
      <w:ind w:leftChars="500" w:left="500"/>
    </w:pPr>
  </w:style>
  <w:style w:type="paragraph" w:styleId="60">
    <w:name w:val="toc 6"/>
    <w:basedOn w:val="a1"/>
    <w:next w:val="a1"/>
    <w:autoRedefine/>
    <w:uiPriority w:val="39"/>
    <w:rsid w:val="00FD45AF"/>
    <w:pPr>
      <w:ind w:leftChars="1000" w:left="2125"/>
    </w:pPr>
  </w:style>
  <w:style w:type="paragraph" w:styleId="70">
    <w:name w:val="toc 7"/>
    <w:basedOn w:val="a1"/>
    <w:next w:val="a1"/>
    <w:autoRedefine/>
    <w:uiPriority w:val="39"/>
    <w:rsid w:val="00FD45AF"/>
    <w:pPr>
      <w:ind w:leftChars="1200" w:left="2550"/>
    </w:pPr>
  </w:style>
  <w:style w:type="paragraph" w:styleId="80">
    <w:name w:val="toc 8"/>
    <w:basedOn w:val="a1"/>
    <w:next w:val="a1"/>
    <w:autoRedefine/>
    <w:uiPriority w:val="39"/>
    <w:rsid w:val="00FD45AF"/>
    <w:pPr>
      <w:ind w:leftChars="1400" w:left="2975"/>
    </w:pPr>
  </w:style>
  <w:style w:type="paragraph" w:styleId="90">
    <w:name w:val="toc 9"/>
    <w:basedOn w:val="a1"/>
    <w:next w:val="a1"/>
    <w:autoRedefine/>
    <w:uiPriority w:val="39"/>
    <w:rsid w:val="00FD45AF"/>
    <w:pPr>
      <w:ind w:leftChars="1600" w:left="3400"/>
    </w:pPr>
  </w:style>
  <w:style w:type="paragraph" w:styleId="a9">
    <w:name w:val="table of figures"/>
    <w:basedOn w:val="a1"/>
    <w:next w:val="a1"/>
    <w:uiPriority w:val="99"/>
    <w:rsid w:val="00FD45AF"/>
    <w:pPr>
      <w:ind w:leftChars="400" w:left="850" w:hangingChars="200" w:hanging="425"/>
    </w:pPr>
  </w:style>
  <w:style w:type="paragraph" w:customStyle="1" w:styleId="RegisterNameTCC">
    <w:name w:val="RegisterNameTCC"/>
    <w:basedOn w:val="a1"/>
    <w:next w:val="a1"/>
    <w:rsid w:val="00FD45AF"/>
    <w:pPr>
      <w:tabs>
        <w:tab w:val="right" w:pos="9080"/>
      </w:tabs>
    </w:pPr>
    <w:rPr>
      <w:rFonts w:eastAsia="바탕" w:cs="Arial"/>
      <w:b/>
      <w:bCs/>
      <w:kern w:val="0"/>
    </w:rPr>
  </w:style>
  <w:style w:type="character" w:styleId="aa">
    <w:name w:val="annotation reference"/>
    <w:rsid w:val="00FD45AF"/>
    <w:rPr>
      <w:sz w:val="18"/>
      <w:szCs w:val="18"/>
    </w:rPr>
  </w:style>
  <w:style w:type="paragraph" w:styleId="ab">
    <w:name w:val="annotation text"/>
    <w:basedOn w:val="a1"/>
    <w:link w:val="Char2"/>
    <w:rsid w:val="00FD45AF"/>
    <w:pPr>
      <w:jc w:val="left"/>
    </w:pPr>
  </w:style>
  <w:style w:type="paragraph" w:customStyle="1" w:styleId="TCC18">
    <w:name w:val="TCC 문서소제목18"/>
    <w:basedOn w:val="TCC220"/>
    <w:next w:val="a1"/>
    <w:qFormat/>
    <w:rsid w:val="009C564A"/>
    <w:rPr>
      <w:sz w:val="36"/>
    </w:rPr>
  </w:style>
  <w:style w:type="paragraph" w:customStyle="1" w:styleId="RevDate">
    <w:name w:val="RevDate"/>
    <w:basedOn w:val="a1"/>
    <w:next w:val="a1"/>
    <w:link w:val="RevDateChar"/>
    <w:rsid w:val="00FD45AF"/>
    <w:pPr>
      <w:spacing w:line="360" w:lineRule="auto"/>
      <w:jc w:val="right"/>
    </w:pPr>
    <w:rPr>
      <w:rFonts w:cs="Arial"/>
      <w:b/>
      <w:bCs/>
      <w:sz w:val="24"/>
    </w:rPr>
  </w:style>
  <w:style w:type="character" w:customStyle="1" w:styleId="RevDateChar">
    <w:name w:val="RevDate Char"/>
    <w:link w:val="RevDate"/>
    <w:rsid w:val="00FD45AF"/>
    <w:rPr>
      <w:rFonts w:ascii="Arial" w:eastAsia="굴림체" w:hAnsi="Arial" w:cs="Arial"/>
      <w:b/>
      <w:bCs/>
      <w:kern w:val="2"/>
      <w:sz w:val="24"/>
      <w:szCs w:val="18"/>
      <w:lang w:val="en-US" w:eastAsia="ko-KR" w:bidi="ar-SA"/>
    </w:rPr>
  </w:style>
  <w:style w:type="paragraph" w:styleId="ac">
    <w:name w:val="footnote text"/>
    <w:basedOn w:val="a1"/>
    <w:semiHidden/>
    <w:rsid w:val="00FD45AF"/>
    <w:pPr>
      <w:snapToGrid w:val="0"/>
      <w:jc w:val="left"/>
    </w:pPr>
  </w:style>
  <w:style w:type="paragraph" w:styleId="ad">
    <w:name w:val="Note Heading"/>
    <w:basedOn w:val="a1"/>
    <w:next w:val="a1"/>
    <w:rsid w:val="00FD45AF"/>
    <w:pPr>
      <w:jc w:val="center"/>
    </w:pPr>
  </w:style>
  <w:style w:type="paragraph" w:styleId="a0">
    <w:name w:val="List Bullet"/>
    <w:basedOn w:val="a1"/>
    <w:autoRedefine/>
    <w:rsid w:val="002872EB"/>
    <w:pPr>
      <w:numPr>
        <w:numId w:val="5"/>
      </w:numPr>
      <w:tabs>
        <w:tab w:val="clear" w:pos="361"/>
        <w:tab w:val="left" w:pos="180"/>
      </w:tabs>
      <w:ind w:leftChars="100" w:left="100" w:hanging="357"/>
    </w:pPr>
  </w:style>
  <w:style w:type="paragraph" w:styleId="20">
    <w:name w:val="List Bullet 2"/>
    <w:basedOn w:val="a1"/>
    <w:autoRedefine/>
    <w:rsid w:val="00FD45AF"/>
    <w:pPr>
      <w:numPr>
        <w:numId w:val="6"/>
      </w:numPr>
    </w:pPr>
  </w:style>
  <w:style w:type="paragraph" w:styleId="30">
    <w:name w:val="List Bullet 3"/>
    <w:basedOn w:val="a1"/>
    <w:autoRedefine/>
    <w:rsid w:val="00FD45AF"/>
    <w:pPr>
      <w:numPr>
        <w:numId w:val="7"/>
      </w:numPr>
    </w:pPr>
  </w:style>
  <w:style w:type="paragraph" w:styleId="4">
    <w:name w:val="List Bullet 4"/>
    <w:basedOn w:val="a1"/>
    <w:autoRedefine/>
    <w:rsid w:val="00FD45AF"/>
    <w:pPr>
      <w:numPr>
        <w:numId w:val="8"/>
      </w:numPr>
    </w:pPr>
  </w:style>
  <w:style w:type="paragraph" w:styleId="50">
    <w:name w:val="List Bullet 5"/>
    <w:basedOn w:val="a1"/>
    <w:autoRedefine/>
    <w:rsid w:val="00FD45AF"/>
    <w:pPr>
      <w:numPr>
        <w:numId w:val="9"/>
      </w:numPr>
    </w:pPr>
  </w:style>
  <w:style w:type="paragraph" w:styleId="ae">
    <w:name w:val="List"/>
    <w:basedOn w:val="a1"/>
    <w:rsid w:val="00FD45AF"/>
    <w:pPr>
      <w:ind w:leftChars="200" w:left="100" w:hangingChars="200" w:hanging="200"/>
    </w:pPr>
  </w:style>
  <w:style w:type="paragraph" w:styleId="23">
    <w:name w:val="List 2"/>
    <w:basedOn w:val="a1"/>
    <w:rsid w:val="00FD45AF"/>
    <w:pPr>
      <w:ind w:leftChars="400" w:left="100" w:hangingChars="200" w:hanging="200"/>
    </w:pPr>
  </w:style>
  <w:style w:type="paragraph" w:styleId="33">
    <w:name w:val="List 3"/>
    <w:basedOn w:val="a1"/>
    <w:rsid w:val="00FD45AF"/>
    <w:pPr>
      <w:ind w:leftChars="600" w:left="100" w:hangingChars="200" w:hanging="200"/>
    </w:pPr>
  </w:style>
  <w:style w:type="paragraph" w:styleId="42">
    <w:name w:val="List 4"/>
    <w:basedOn w:val="a1"/>
    <w:rsid w:val="00FD45AF"/>
    <w:pPr>
      <w:ind w:leftChars="800" w:left="100" w:hangingChars="200" w:hanging="200"/>
    </w:pPr>
  </w:style>
  <w:style w:type="paragraph" w:styleId="53">
    <w:name w:val="List 5"/>
    <w:basedOn w:val="a1"/>
    <w:rsid w:val="00FD45AF"/>
    <w:pPr>
      <w:ind w:leftChars="1000" w:left="100" w:hangingChars="200" w:hanging="200"/>
    </w:pPr>
  </w:style>
  <w:style w:type="paragraph" w:styleId="af">
    <w:name w:val="List Continue"/>
    <w:basedOn w:val="a1"/>
    <w:rsid w:val="00FD45AF"/>
    <w:pPr>
      <w:spacing w:after="180"/>
      <w:ind w:leftChars="200" w:left="425"/>
    </w:pPr>
  </w:style>
  <w:style w:type="paragraph" w:styleId="24">
    <w:name w:val="List Continue 2"/>
    <w:basedOn w:val="a1"/>
    <w:rsid w:val="00FD45AF"/>
    <w:pPr>
      <w:spacing w:after="180"/>
      <w:ind w:leftChars="400" w:left="850"/>
    </w:pPr>
  </w:style>
  <w:style w:type="paragraph" w:styleId="34">
    <w:name w:val="List Continue 3"/>
    <w:basedOn w:val="a1"/>
    <w:rsid w:val="00FD45AF"/>
    <w:pPr>
      <w:spacing w:after="180"/>
      <w:ind w:leftChars="600" w:left="1275"/>
    </w:pPr>
  </w:style>
  <w:style w:type="paragraph" w:styleId="43">
    <w:name w:val="List Continue 4"/>
    <w:basedOn w:val="a1"/>
    <w:rsid w:val="00FD45AF"/>
    <w:pPr>
      <w:spacing w:after="180"/>
      <w:ind w:leftChars="800" w:left="1700"/>
    </w:pPr>
  </w:style>
  <w:style w:type="paragraph" w:styleId="54">
    <w:name w:val="List Continue 5"/>
    <w:basedOn w:val="a1"/>
    <w:rsid w:val="00FD45AF"/>
    <w:pPr>
      <w:spacing w:after="180"/>
      <w:ind w:leftChars="1000" w:left="2125"/>
    </w:pPr>
  </w:style>
  <w:style w:type="paragraph" w:styleId="af0">
    <w:name w:val="endnote text"/>
    <w:basedOn w:val="a1"/>
    <w:semiHidden/>
    <w:rsid w:val="00FD45AF"/>
    <w:pPr>
      <w:snapToGrid w:val="0"/>
      <w:jc w:val="left"/>
    </w:pPr>
  </w:style>
  <w:style w:type="paragraph" w:styleId="2">
    <w:name w:val="List Number 2"/>
    <w:basedOn w:val="a1"/>
    <w:rsid w:val="00FD45AF"/>
    <w:pPr>
      <w:numPr>
        <w:numId w:val="3"/>
      </w:numPr>
    </w:pPr>
  </w:style>
  <w:style w:type="paragraph" w:styleId="3">
    <w:name w:val="List Number 3"/>
    <w:basedOn w:val="a1"/>
    <w:rsid w:val="00FD45AF"/>
    <w:pPr>
      <w:numPr>
        <w:numId w:val="4"/>
      </w:numPr>
    </w:pPr>
  </w:style>
  <w:style w:type="paragraph" w:styleId="44">
    <w:name w:val="List Number 4"/>
    <w:basedOn w:val="a1"/>
    <w:rsid w:val="00FD45AF"/>
  </w:style>
  <w:style w:type="paragraph" w:styleId="5">
    <w:name w:val="List Number 5"/>
    <w:basedOn w:val="a1"/>
    <w:rsid w:val="00FD45AF"/>
    <w:pPr>
      <w:numPr>
        <w:numId w:val="1"/>
      </w:numPr>
    </w:pPr>
  </w:style>
  <w:style w:type="paragraph" w:styleId="25">
    <w:name w:val="Body Text First Indent 2"/>
    <w:basedOn w:val="a1"/>
    <w:rsid w:val="009C564A"/>
    <w:pPr>
      <w:spacing w:after="180"/>
      <w:ind w:leftChars="400" w:left="851" w:firstLineChars="100" w:firstLine="210"/>
    </w:pPr>
  </w:style>
  <w:style w:type="paragraph" w:styleId="11">
    <w:name w:val="index 1"/>
    <w:basedOn w:val="a1"/>
    <w:next w:val="a1"/>
    <w:autoRedefine/>
    <w:semiHidden/>
    <w:rsid w:val="00FD45AF"/>
    <w:pPr>
      <w:ind w:leftChars="200" w:left="200" w:hangingChars="200" w:hanging="2000"/>
    </w:pPr>
  </w:style>
  <w:style w:type="paragraph" w:styleId="26">
    <w:name w:val="index 2"/>
    <w:basedOn w:val="a1"/>
    <w:next w:val="a1"/>
    <w:autoRedefine/>
    <w:semiHidden/>
    <w:rsid w:val="00FD45AF"/>
    <w:pPr>
      <w:ind w:leftChars="400" w:left="400" w:hangingChars="200" w:hanging="2000"/>
    </w:pPr>
  </w:style>
  <w:style w:type="paragraph" w:styleId="35">
    <w:name w:val="index 3"/>
    <w:basedOn w:val="a1"/>
    <w:next w:val="a1"/>
    <w:autoRedefine/>
    <w:semiHidden/>
    <w:rsid w:val="00FD45AF"/>
    <w:pPr>
      <w:ind w:leftChars="600" w:left="600" w:hangingChars="200" w:hanging="2000"/>
    </w:pPr>
  </w:style>
  <w:style w:type="paragraph" w:styleId="45">
    <w:name w:val="index 4"/>
    <w:basedOn w:val="a1"/>
    <w:next w:val="a1"/>
    <w:autoRedefine/>
    <w:semiHidden/>
    <w:rsid w:val="00FD45AF"/>
    <w:pPr>
      <w:ind w:leftChars="800" w:left="800" w:hangingChars="200" w:hanging="2000"/>
    </w:pPr>
  </w:style>
  <w:style w:type="paragraph" w:styleId="55">
    <w:name w:val="index 5"/>
    <w:basedOn w:val="a1"/>
    <w:next w:val="a1"/>
    <w:autoRedefine/>
    <w:semiHidden/>
    <w:rsid w:val="00FD45AF"/>
    <w:pPr>
      <w:ind w:leftChars="1000" w:left="1000" w:hangingChars="200" w:hanging="2000"/>
    </w:pPr>
  </w:style>
  <w:style w:type="paragraph" w:styleId="61">
    <w:name w:val="index 6"/>
    <w:basedOn w:val="a1"/>
    <w:next w:val="a1"/>
    <w:autoRedefine/>
    <w:semiHidden/>
    <w:rsid w:val="00FD45AF"/>
    <w:pPr>
      <w:ind w:leftChars="1200" w:left="1200" w:hangingChars="200" w:hanging="2000"/>
    </w:pPr>
  </w:style>
  <w:style w:type="paragraph" w:styleId="71">
    <w:name w:val="index 7"/>
    <w:basedOn w:val="a1"/>
    <w:next w:val="a1"/>
    <w:autoRedefine/>
    <w:semiHidden/>
    <w:rsid w:val="00FD45AF"/>
    <w:pPr>
      <w:ind w:leftChars="1400" w:left="1400" w:hangingChars="200" w:hanging="2000"/>
    </w:pPr>
  </w:style>
  <w:style w:type="paragraph" w:styleId="81">
    <w:name w:val="index 8"/>
    <w:basedOn w:val="a1"/>
    <w:next w:val="a1"/>
    <w:autoRedefine/>
    <w:semiHidden/>
    <w:rsid w:val="00FD45AF"/>
    <w:pPr>
      <w:ind w:leftChars="1600" w:left="1600" w:hangingChars="200" w:hanging="2000"/>
    </w:pPr>
  </w:style>
  <w:style w:type="paragraph" w:styleId="91">
    <w:name w:val="index 9"/>
    <w:basedOn w:val="a1"/>
    <w:next w:val="a1"/>
    <w:autoRedefine/>
    <w:semiHidden/>
    <w:rsid w:val="00FD45AF"/>
    <w:pPr>
      <w:ind w:leftChars="1800" w:left="1800" w:hangingChars="200" w:hanging="2000"/>
    </w:pPr>
  </w:style>
  <w:style w:type="paragraph" w:styleId="af1">
    <w:name w:val="index heading"/>
    <w:basedOn w:val="a1"/>
    <w:next w:val="11"/>
    <w:semiHidden/>
    <w:rsid w:val="00FD45AF"/>
    <w:rPr>
      <w:rFonts w:cs="Arial"/>
      <w:b/>
      <w:bCs/>
    </w:rPr>
  </w:style>
  <w:style w:type="paragraph" w:styleId="af2">
    <w:name w:val="Salutation"/>
    <w:basedOn w:val="a1"/>
    <w:next w:val="a1"/>
    <w:rsid w:val="00FD45AF"/>
  </w:style>
  <w:style w:type="paragraph" w:styleId="af3">
    <w:name w:val="E-mail Signature"/>
    <w:basedOn w:val="a1"/>
    <w:rsid w:val="00FD45AF"/>
  </w:style>
  <w:style w:type="paragraph" w:styleId="af4">
    <w:name w:val="Normal (Web)"/>
    <w:basedOn w:val="a1"/>
    <w:uiPriority w:val="99"/>
    <w:rsid w:val="00FD45AF"/>
    <w:rPr>
      <w:rFonts w:ascii="Times New Roman" w:hAnsi="Times New Roman"/>
      <w:sz w:val="24"/>
    </w:rPr>
  </w:style>
  <w:style w:type="paragraph" w:styleId="HTML">
    <w:name w:val="HTML Address"/>
    <w:basedOn w:val="a1"/>
    <w:rsid w:val="00FD45AF"/>
    <w:rPr>
      <w:i/>
      <w:iCs/>
    </w:rPr>
  </w:style>
  <w:style w:type="character" w:styleId="af5">
    <w:name w:val="FollowedHyperlink"/>
    <w:rsid w:val="00FD45AF"/>
    <w:rPr>
      <w:color w:val="800080"/>
      <w:u w:val="single"/>
    </w:rPr>
  </w:style>
  <w:style w:type="paragraph" w:styleId="af6">
    <w:name w:val="Balloon Text"/>
    <w:basedOn w:val="a1"/>
    <w:link w:val="Char3"/>
    <w:rsid w:val="00FD45AF"/>
    <w:rPr>
      <w:rFonts w:eastAsia="돋움"/>
    </w:rPr>
  </w:style>
  <w:style w:type="table" w:styleId="af7">
    <w:name w:val="Table Grid"/>
    <w:aliases w:val="TCC"/>
    <w:basedOn w:val="a3"/>
    <w:rsid w:val="00FD45AF"/>
    <w:pPr>
      <w:widowControl w:val="0"/>
      <w:wordWrap w:val="0"/>
      <w:autoSpaceDE w:val="0"/>
      <w:autoSpaceDN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ofcontents">
    <w:name w:val="Table of contents"/>
    <w:basedOn w:val="a1"/>
    <w:next w:val="a1"/>
    <w:qFormat/>
    <w:rsid w:val="000F162F"/>
    <w:rPr>
      <w:b/>
      <w:caps/>
      <w:sz w:val="22"/>
      <w:szCs w:val="22"/>
    </w:rPr>
  </w:style>
  <w:style w:type="character" w:styleId="af8">
    <w:name w:val="page number"/>
    <w:basedOn w:val="a2"/>
    <w:rsid w:val="00FD45AF"/>
  </w:style>
  <w:style w:type="paragraph" w:customStyle="1" w:styleId="TCC6">
    <w:name w:val="TCC 그림 캡션"/>
    <w:basedOn w:val="a1"/>
    <w:next w:val="a1"/>
    <w:link w:val="TCCChar"/>
    <w:qFormat/>
    <w:rsid w:val="00D0206C"/>
    <w:pPr>
      <w:spacing w:before="100" w:after="180"/>
      <w:jc w:val="center"/>
    </w:pPr>
    <w:rPr>
      <w:rFonts w:cs="바탕"/>
      <w:b/>
      <w:bCs/>
      <w:sz w:val="20"/>
    </w:rPr>
  </w:style>
  <w:style w:type="character" w:styleId="af9">
    <w:name w:val="footnote reference"/>
    <w:semiHidden/>
    <w:rsid w:val="00FD45AF"/>
    <w:rPr>
      <w:vertAlign w:val="superscript"/>
    </w:rPr>
  </w:style>
  <w:style w:type="paragraph" w:customStyle="1" w:styleId="12">
    <w:name w:val="스타일1"/>
    <w:basedOn w:val="RegisterNameTCC"/>
    <w:rsid w:val="00FD45AF"/>
    <w:rPr>
      <w:sz w:val="24"/>
      <w:szCs w:val="24"/>
    </w:rPr>
  </w:style>
  <w:style w:type="paragraph" w:customStyle="1" w:styleId="1TCC0ptRevisionHistory">
    <w:name w:val="스타일 제목 1TCC + 왼쪽:  0 pt 첫Revision History"/>
    <w:basedOn w:val="1"/>
    <w:rsid w:val="00FD45AF"/>
    <w:pPr>
      <w:spacing w:line="240" w:lineRule="exact"/>
      <w:ind w:firstLine="0"/>
    </w:pPr>
    <w:rPr>
      <w:rFonts w:cs="바탕"/>
      <w:szCs w:val="20"/>
    </w:rPr>
  </w:style>
  <w:style w:type="character" w:customStyle="1" w:styleId="RevisionHistory">
    <w:name w:val="RevisionHistory"/>
    <w:rsid w:val="00FD45AF"/>
    <w:rPr>
      <w:rFonts w:eastAsia="Arial"/>
      <w:b/>
      <w:bCs/>
      <w:sz w:val="22"/>
    </w:rPr>
  </w:style>
  <w:style w:type="paragraph" w:customStyle="1" w:styleId="DISCLAIMER">
    <w:name w:val="DISCLAIMER 본문"/>
    <w:basedOn w:val="a1"/>
    <w:rsid w:val="00FD45AF"/>
    <w:pPr>
      <w:spacing w:line="288" w:lineRule="exact"/>
    </w:pPr>
    <w:rPr>
      <w:rFonts w:cs="바탕"/>
      <w:sz w:val="20"/>
      <w:szCs w:val="20"/>
    </w:rPr>
  </w:style>
  <w:style w:type="paragraph" w:customStyle="1" w:styleId="DISCLAIMER0">
    <w:name w:val="DISCLAIMER 소제목"/>
    <w:basedOn w:val="a1"/>
    <w:rsid w:val="00FD45AF"/>
    <w:pPr>
      <w:spacing w:line="260" w:lineRule="atLeast"/>
    </w:pPr>
    <w:rPr>
      <w:b/>
      <w:sz w:val="28"/>
      <w:szCs w:val="28"/>
    </w:rPr>
  </w:style>
  <w:style w:type="numbering" w:styleId="111111">
    <w:name w:val="Outline List 2"/>
    <w:basedOn w:val="a4"/>
    <w:rsid w:val="004F3FA0"/>
    <w:pPr>
      <w:numPr>
        <w:numId w:val="17"/>
      </w:numPr>
    </w:pPr>
  </w:style>
  <w:style w:type="character" w:customStyle="1" w:styleId="TCCChar0">
    <w:name w:val="TCC 그림캡션 Char"/>
    <w:link w:val="TCC7"/>
    <w:rsid w:val="00B812AB"/>
    <w:rPr>
      <w:rFonts w:ascii="Verdana" w:eastAsia="굴림체" w:hAnsi="Verdana" w:cs="Arial"/>
      <w:b/>
      <w:bCs/>
    </w:rPr>
  </w:style>
  <w:style w:type="character" w:customStyle="1" w:styleId="TCC8">
    <w:name w:val="TCC 강조"/>
    <w:rsid w:val="00486908"/>
    <w:rPr>
      <w:rFonts w:ascii="Arial" w:hAnsi="Arial" w:cs="Times New Roman"/>
      <w:b/>
      <w:i/>
      <w:iCs/>
    </w:rPr>
  </w:style>
  <w:style w:type="numbering" w:customStyle="1" w:styleId="TCC">
    <w:name w:val="TCC 본문목록"/>
    <w:basedOn w:val="a4"/>
    <w:rsid w:val="00FD45AF"/>
    <w:pPr>
      <w:numPr>
        <w:numId w:val="18"/>
      </w:numPr>
    </w:pPr>
  </w:style>
  <w:style w:type="paragraph" w:customStyle="1" w:styleId="TCC0">
    <w:name w:val="TCC 본문목록단락"/>
    <w:basedOn w:val="a1"/>
    <w:link w:val="TCCCharChar"/>
    <w:rsid w:val="009E4808"/>
    <w:pPr>
      <w:numPr>
        <w:numId w:val="20"/>
      </w:numPr>
      <w:adjustRightInd w:val="0"/>
      <w:snapToGrid w:val="0"/>
      <w:spacing w:line="240" w:lineRule="exact"/>
      <w:ind w:left="0"/>
      <w:jc w:val="left"/>
    </w:pPr>
    <w:rPr>
      <w:rFonts w:eastAsia="굴림" w:cs="Book Antiqua"/>
      <w:snapToGrid w:val="0"/>
      <w:kern w:val="0"/>
    </w:rPr>
  </w:style>
  <w:style w:type="character" w:customStyle="1" w:styleId="TCCCharChar">
    <w:name w:val="TCC 본문목록단락 Char Char"/>
    <w:link w:val="TCC0"/>
    <w:rsid w:val="003C5D5D"/>
    <w:rPr>
      <w:rFonts w:ascii="Tahoma" w:eastAsia="굴림" w:hAnsi="Tahoma" w:cs="Book Antiqua"/>
      <w:snapToGrid w:val="0"/>
      <w:sz w:val="18"/>
      <w:szCs w:val="18"/>
    </w:rPr>
  </w:style>
  <w:style w:type="paragraph" w:customStyle="1" w:styleId="TCC7">
    <w:name w:val="TCC 그림캡션"/>
    <w:basedOn w:val="a1"/>
    <w:link w:val="TCCChar0"/>
    <w:rsid w:val="00B812AB"/>
    <w:pPr>
      <w:keepLines/>
      <w:spacing w:after="144" w:line="260" w:lineRule="atLeast"/>
      <w:jc w:val="right"/>
    </w:pPr>
    <w:rPr>
      <w:rFonts w:ascii="Verdana" w:hAnsi="Verdana" w:cs="Arial"/>
      <w:b/>
      <w:bCs/>
      <w:kern w:val="0"/>
      <w:sz w:val="20"/>
      <w:szCs w:val="20"/>
    </w:rPr>
  </w:style>
  <w:style w:type="character" w:customStyle="1" w:styleId="TCC2Char">
    <w:name w:val="TCC 레지스터이름캡션2 Char"/>
    <w:link w:val="TCC23"/>
    <w:rsid w:val="00FD45AF"/>
    <w:rPr>
      <w:rFonts w:ascii="Arial" w:eastAsia="굴림체" w:hAnsi="Arial"/>
      <w:b/>
      <w:bCs/>
      <w:lang w:val="en-US" w:eastAsia="ko-KR" w:bidi="ar-SA"/>
    </w:rPr>
  </w:style>
  <w:style w:type="table" w:customStyle="1" w:styleId="TCC9">
    <w:name w:val="TCC 레지스터"/>
    <w:basedOn w:val="a3"/>
    <w:rsid w:val="00FD45AF"/>
    <w:pPr>
      <w:keepLines/>
      <w:kinsoku w:val="0"/>
      <w:overflowPunct w:val="0"/>
      <w:autoSpaceDE w:val="0"/>
      <w:autoSpaceDN w:val="0"/>
      <w:jc w:val="center"/>
    </w:pPr>
    <w:rPr>
      <w:rFonts w:ascii="Arial" w:eastAsia="굴림" w:hAnsi="Arial"/>
      <w:sz w:val="18"/>
      <w:szCs w:val="18"/>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cantSplit/>
      <w:jc w:val="center"/>
    </w:trPr>
    <w:tcPr>
      <w:noWrap/>
      <w:tcMar>
        <w:left w:w="0" w:type="dxa"/>
        <w:right w:w="0" w:type="dxa"/>
      </w:tcMar>
      <w:vAlign w:val="center"/>
    </w:tcPr>
    <w:tblStylePr w:type="firstRow">
      <w:rPr>
        <w:rFonts w:ascii="Arial" w:eastAsia="굴림" w:hAnsi="Arial"/>
        <w:b/>
        <w:i w:val="0"/>
        <w:caps w:val="0"/>
        <w:smallCaps w:val="0"/>
        <w:strike w:val="0"/>
        <w:dstrike w:val="0"/>
        <w:vanish w:val="0"/>
        <w:color w:val="auto"/>
        <w:sz w:val="18"/>
        <w:szCs w:val="18"/>
        <w:u w:val="none"/>
        <w:vertAlign w:val="baseline"/>
        <w:em w:val="none"/>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6E6E6"/>
      </w:tcPr>
    </w:tblStylePr>
    <w:tblStylePr w:type="lastRow">
      <w:rPr>
        <w:rFonts w:ascii="Arial" w:eastAsia="굴림" w:hAnsi="Arial"/>
        <w:sz w:val="16"/>
        <w:szCs w:val="16"/>
      </w:rPr>
    </w:tblStylePr>
    <w:tblStylePr w:type="band1Horz">
      <w:rPr>
        <w:rFonts w:ascii="Arial" w:eastAsia="굴림" w:hAnsi="Arial"/>
        <w:b w:val="0"/>
        <w:i w:val="0"/>
        <w:caps w:val="0"/>
        <w:smallCaps w:val="0"/>
        <w:strike w:val="0"/>
        <w:dstrike w:val="0"/>
        <w:vanish w:val="0"/>
        <w:w w:val="100"/>
        <w:sz w:val="16"/>
        <w:szCs w:val="18"/>
        <w:vertAlign w:val="baseline"/>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band2Horz">
      <w:rPr>
        <w:rFonts w:ascii="Arial" w:eastAsia="굴림" w:hAnsi="Arial"/>
        <w:b/>
        <w:i w:val="0"/>
        <w:sz w:val="18"/>
        <w:szCs w:val="16"/>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6E6E6"/>
      </w:tcPr>
    </w:tblStylePr>
    <w:tblStylePr w:type="seCell">
      <w:rPr>
        <w:rFonts w:ascii="Arial" w:eastAsia="굴림" w:hAnsi="Arial"/>
        <w:sz w:val="16"/>
      </w:rPr>
    </w:tblStylePr>
  </w:style>
  <w:style w:type="table" w:customStyle="1" w:styleId="TCCa">
    <w:name w:val="TCC 레지스터비트표"/>
    <w:basedOn w:val="a3"/>
    <w:rsid w:val="00D37143"/>
    <w:pPr>
      <w:widowControl w:val="0"/>
      <w:wordWrap w:val="0"/>
      <w:autoSpaceDE w:val="0"/>
      <w:autoSpaceDN w:val="0"/>
      <w:jc w:val="center"/>
    </w:pPr>
    <w:rPr>
      <w:rFonts w:ascii="Arial" w:eastAsia="굴림" w:hAnsi="Arial"/>
      <w:sz w:val="18"/>
      <w:szCs w:val="16"/>
    </w:rPr>
    <w:tblPr>
      <w:tblStyleRowBandSize w:val="1"/>
      <w:tblStyleColBandSize w:val="1"/>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jc w:val="right"/>
    </w:trPr>
    <w:tcPr>
      <w:shd w:val="clear" w:color="auto" w:fill="auto"/>
      <w:vAlign w:val="center"/>
    </w:tcPr>
    <w:tblStylePr w:type="firstRow">
      <w:pPr>
        <w:jc w:val="center"/>
      </w:pPr>
      <w:rPr>
        <w:rFonts w:ascii="Arial" w:eastAsia="바탕" w:hAnsi="Arial"/>
        <w:b/>
        <w:i w:val="0"/>
        <w:iCs/>
        <w:color w:val="auto"/>
        <w:spacing w:val="0"/>
        <w:w w:val="100"/>
        <w:kern w:val="20"/>
        <w:position w:val="0"/>
        <w:sz w:val="18"/>
        <w:szCs w:val="20"/>
        <w:u w:val="none"/>
        <w:em w:val="none"/>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E6E6E6"/>
      </w:tcPr>
    </w:tblStylePr>
    <w:tblStylePr w:type="lastRow">
      <w:rPr>
        <w:b w:val="0"/>
        <w:color w:val="auto"/>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uto"/>
      </w:tcPr>
    </w:tblStylePr>
    <w:tblStylePr w:type="firstCol">
      <w:pPr>
        <w:jc w:val="center"/>
      </w:pPr>
      <w:tblPr/>
      <w:tcPr>
        <w:tcBorders>
          <w:right w:val="nil"/>
        </w:tcBorders>
      </w:tcPr>
    </w:tblStylePr>
    <w:tblStylePr w:type="lastCol">
      <w:pPr>
        <w:wordWrap/>
        <w:jc w:val="both"/>
      </w:pPr>
      <w:rPr>
        <w:rFonts w:ascii="Arial" w:eastAsia="굴림" w:hAnsi="Arial"/>
        <w:sz w:val="18"/>
      </w:rPr>
    </w:tblStylePr>
    <w:tblStylePr w:type="band1Horz">
      <w:rPr>
        <w:rFonts w:ascii="Arial" w:eastAsia="굴림" w:hAnsi="Arial"/>
        <w:sz w:val="18"/>
      </w:rPr>
    </w:tblStylePr>
    <w:tblStylePr w:type="band2Horz">
      <w:rPr>
        <w:sz w:val="18"/>
      </w:rPr>
    </w:tblStylePr>
    <w:tblStylePr w:type="neCell">
      <w:rPr>
        <w:b/>
        <w:bCs/>
        <w:i w:val="0"/>
        <w:iCs w:val="0"/>
      </w:rPr>
      <w:tblPr/>
      <w:tcPr>
        <w:tcBorders>
          <w:tl2br w:val="none" w:sz="0" w:space="0" w:color="auto"/>
          <w:tr2bl w:val="none" w:sz="0" w:space="0" w:color="auto"/>
        </w:tcBorders>
      </w:tcPr>
    </w:tblStylePr>
    <w:tblStylePr w:type="swCell">
      <w:rPr>
        <w:b w:val="0"/>
        <w:bCs/>
      </w:rPr>
      <w:tblPr/>
      <w:tcPr>
        <w:tcBorders>
          <w:tl2br w:val="none" w:sz="0" w:space="0" w:color="auto"/>
          <w:tr2bl w:val="none" w:sz="0" w:space="0" w:color="auto"/>
        </w:tcBorders>
      </w:tcPr>
    </w:tblStylePr>
  </w:style>
  <w:style w:type="paragraph" w:customStyle="1" w:styleId="TCCb">
    <w:name w:val="TCC 레지스터이름캡션"/>
    <w:basedOn w:val="a1"/>
    <w:next w:val="a1"/>
    <w:link w:val="TCCCharChar0"/>
    <w:rsid w:val="00A051FE"/>
    <w:pPr>
      <w:keepNext/>
      <w:pageBreakBefore/>
      <w:tabs>
        <w:tab w:val="right" w:pos="10440"/>
      </w:tabs>
      <w:spacing w:before="120" w:after="48" w:line="260" w:lineRule="atLeast"/>
      <w:jc w:val="left"/>
      <w:outlineLvl w:val="4"/>
    </w:pPr>
    <w:rPr>
      <w:b/>
      <w:bCs/>
      <w:kern w:val="0"/>
      <w:sz w:val="20"/>
      <w:szCs w:val="20"/>
    </w:rPr>
  </w:style>
  <w:style w:type="paragraph" w:customStyle="1" w:styleId="TCCc">
    <w:name w:val="TCC 표캡션"/>
    <w:basedOn w:val="a1"/>
    <w:next w:val="a1"/>
    <w:qFormat/>
    <w:rsid w:val="00B812AB"/>
    <w:pPr>
      <w:keepNext/>
      <w:spacing w:before="240"/>
      <w:jc w:val="center"/>
    </w:pPr>
    <w:rPr>
      <w:rFonts w:cs="Arial"/>
      <w:b/>
      <w:bCs/>
      <w:kern w:val="0"/>
      <w:sz w:val="20"/>
      <w:szCs w:val="20"/>
    </w:rPr>
  </w:style>
  <w:style w:type="table" w:customStyle="1" w:styleId="TCCd">
    <w:name w:val="TCC 표일반"/>
    <w:basedOn w:val="a3"/>
    <w:rsid w:val="00D37143"/>
    <w:pPr>
      <w:jc w:val="both"/>
    </w:pPr>
    <w:rPr>
      <w:rFonts w:ascii="Arial" w:eastAsia="굴림" w:hAnsi="Arial"/>
      <w:sz w:val="18"/>
    </w:rPr>
    <w:tblPr>
      <w:tblStyleRowBandSize w:val="1"/>
      <w:tblStyleColBandSize w:val="1"/>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right"/>
    </w:trPr>
    <w:tcPr>
      <w:vAlign w:val="center"/>
    </w:tcPr>
    <w:tblStylePr w:type="firstRow">
      <w:pPr>
        <w:jc w:val="center"/>
      </w:pPr>
      <w:rPr>
        <w:rFonts w:ascii="Arial" w:eastAsia="굴림" w:hAnsi="Arial"/>
        <w:b/>
        <w:sz w:val="18"/>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6E6E6"/>
      </w:tcPr>
    </w:tblStylePr>
    <w:tblStylePr w:type="firstCol">
      <w:pPr>
        <w:jc w:val="center"/>
      </w:pPr>
    </w:tblStylePr>
    <w:tblStylePr w:type="lastCol">
      <w:pPr>
        <w:jc w:val="both"/>
      </w:pPr>
    </w:tblStylePr>
    <w:tblStylePr w:type="band1Horz">
      <w:pPr>
        <w:jc w:val="center"/>
      </w:pPr>
    </w:tblStylePr>
    <w:tblStylePr w:type="band2Horz">
      <w:pPr>
        <w:jc w:val="center"/>
      </w:pPr>
    </w:tblStylePr>
  </w:style>
  <w:style w:type="paragraph" w:customStyle="1" w:styleId="TCC5">
    <w:name w:val="TCC 본문 숫자"/>
    <w:basedOn w:val="a1"/>
    <w:rsid w:val="00FD45AF"/>
    <w:pPr>
      <w:numPr>
        <w:numId w:val="15"/>
      </w:numPr>
      <w:spacing w:line="260" w:lineRule="atLeast"/>
    </w:pPr>
    <w:rPr>
      <w:szCs w:val="24"/>
    </w:rPr>
  </w:style>
  <w:style w:type="paragraph" w:customStyle="1" w:styleId="TCCe">
    <w:name w:val="TCC 표 내용 왼쪽"/>
    <w:basedOn w:val="a1"/>
    <w:link w:val="TCCCharChar1"/>
    <w:rsid w:val="00FD45AF"/>
    <w:pPr>
      <w:adjustRightInd w:val="0"/>
      <w:spacing w:line="260" w:lineRule="atLeast"/>
    </w:pPr>
    <w:rPr>
      <w:rFonts w:ascii="Times New Roman" w:eastAsia="돋움" w:hAnsi="Times New Roman" w:cs="Book Antiqua"/>
      <w:sz w:val="20"/>
    </w:rPr>
  </w:style>
  <w:style w:type="character" w:customStyle="1" w:styleId="TCCCharChar1">
    <w:name w:val="TCC 표 내용 왼쪽 Char Char"/>
    <w:link w:val="TCCe"/>
    <w:rsid w:val="00FD45AF"/>
    <w:rPr>
      <w:rFonts w:eastAsia="돋움" w:cs="Book Antiqua"/>
      <w:kern w:val="2"/>
      <w:szCs w:val="18"/>
      <w:lang w:val="en-US" w:eastAsia="ko-KR" w:bidi="ar-SA"/>
    </w:rPr>
  </w:style>
  <w:style w:type="paragraph" w:customStyle="1" w:styleId="TCCf">
    <w:name w:val="TCC 표 내용 가운데"/>
    <w:basedOn w:val="TCCe"/>
    <w:link w:val="TCCChar1"/>
    <w:rsid w:val="00FD45AF"/>
    <w:pPr>
      <w:jc w:val="center"/>
    </w:pPr>
    <w:rPr>
      <w:rFonts w:cs="바탕"/>
    </w:rPr>
  </w:style>
  <w:style w:type="paragraph" w:customStyle="1" w:styleId="TCCf0">
    <w:name w:val="TCC 표 내용 가운데 취소"/>
    <w:basedOn w:val="TCCf"/>
    <w:link w:val="TCCChar2"/>
    <w:rsid w:val="00FD45AF"/>
    <w:rPr>
      <w:strike/>
      <w:color w:val="FF0000"/>
    </w:rPr>
  </w:style>
  <w:style w:type="paragraph" w:customStyle="1" w:styleId="TCC23">
    <w:name w:val="TCC 레지스터이름캡션2"/>
    <w:basedOn w:val="TCCb"/>
    <w:link w:val="TCC2Char"/>
    <w:rsid w:val="00FD45AF"/>
    <w:pPr>
      <w:keepLines/>
      <w:pageBreakBefore w:val="0"/>
      <w:kinsoku w:val="0"/>
      <w:overflowPunct w:val="0"/>
    </w:pPr>
  </w:style>
  <w:style w:type="character" w:customStyle="1" w:styleId="TCCf1">
    <w:name w:val="TCC 본문 변경 사항"/>
    <w:rsid w:val="00FD45AF"/>
    <w:rPr>
      <w:rFonts w:ascii="Arial" w:eastAsia="굴림" w:hAnsi="Arial"/>
      <w:snapToGrid w:val="0"/>
      <w:color w:val="FF0000"/>
      <w:spacing w:val="0"/>
      <w:kern w:val="0"/>
      <w:szCs w:val="22"/>
      <w:lang w:val="en-US" w:eastAsia="ko-KR" w:bidi="ar-SA"/>
    </w:rPr>
  </w:style>
  <w:style w:type="paragraph" w:customStyle="1" w:styleId="TCCf2">
    <w:name w:val="TCC 본문 소제목"/>
    <w:basedOn w:val="TCCf3"/>
    <w:qFormat/>
    <w:rsid w:val="00E62D0F"/>
    <w:pPr>
      <w:spacing w:before="240" w:after="144" w:line="240" w:lineRule="exact"/>
    </w:pPr>
    <w:rPr>
      <w:b/>
      <w:bCs/>
      <w:sz w:val="20"/>
      <w:u w:val="thick"/>
    </w:rPr>
  </w:style>
  <w:style w:type="paragraph" w:customStyle="1" w:styleId="TCCf4">
    <w:name w:val="TCC 표 내용 왼쪽 취소"/>
    <w:basedOn w:val="TCCf0"/>
    <w:link w:val="TCCChar3"/>
    <w:rsid w:val="00FD45AF"/>
    <w:pPr>
      <w:jc w:val="left"/>
    </w:pPr>
  </w:style>
  <w:style w:type="character" w:customStyle="1" w:styleId="TCCChar4">
    <w:name w:val="TCC 본문 Char"/>
    <w:link w:val="TCCf3"/>
    <w:rsid w:val="003B1E86"/>
    <w:rPr>
      <w:rFonts w:ascii="Arial" w:eastAsia="굴림" w:hAnsi="Arial"/>
      <w:snapToGrid w:val="0"/>
      <w:sz w:val="18"/>
      <w:szCs w:val="22"/>
    </w:rPr>
  </w:style>
  <w:style w:type="character" w:customStyle="1" w:styleId="1Char">
    <w:name w:val="제목 1 Char"/>
    <w:aliases w:val="TCC 1 Char"/>
    <w:link w:val="1"/>
    <w:rsid w:val="00350D0F"/>
    <w:rPr>
      <w:rFonts w:ascii="Tahoma" w:eastAsia="굴림체" w:hAnsi="Tahoma"/>
      <w:b/>
      <w:bCs/>
      <w:smallCaps/>
      <w:color w:val="255B98"/>
      <w:sz w:val="36"/>
      <w:szCs w:val="22"/>
    </w:rPr>
  </w:style>
  <w:style w:type="character" w:customStyle="1" w:styleId="TCCCharChar0">
    <w:name w:val="TCC 레지스터이름캡션 Char Char"/>
    <w:link w:val="TCCb"/>
    <w:rsid w:val="00A051FE"/>
    <w:rPr>
      <w:rFonts w:ascii="Arial" w:eastAsia="굴림체" w:hAnsi="Arial"/>
      <w:b/>
      <w:bCs/>
    </w:rPr>
  </w:style>
  <w:style w:type="character" w:customStyle="1" w:styleId="TCCf5">
    <w:name w:val="TCC 표 내용 변경사항"/>
    <w:rsid w:val="00FD45AF"/>
    <w:rPr>
      <w:rFonts w:ascii="Arial" w:eastAsia="굴림" w:hAnsi="Arial"/>
      <w:snapToGrid w:val="0"/>
      <w:color w:val="FF0000"/>
      <w:spacing w:val="0"/>
      <w:kern w:val="0"/>
      <w:sz w:val="18"/>
      <w:szCs w:val="22"/>
      <w:lang w:val="en-US" w:eastAsia="ko-KR" w:bidi="ar-SA"/>
    </w:rPr>
  </w:style>
  <w:style w:type="character" w:customStyle="1" w:styleId="TCCCharChar2">
    <w:name w:val="표캡션TCC Char Char"/>
    <w:rsid w:val="00D6021B"/>
    <w:rPr>
      <w:rFonts w:ascii="Arial" w:eastAsia="굴림체" w:hAnsi="Arial" w:cs="Arial"/>
      <w:b/>
      <w:bCs/>
      <w:lang w:val="en-US" w:eastAsia="ko-KR" w:bidi="ar-SA"/>
    </w:rPr>
  </w:style>
  <w:style w:type="character" w:customStyle="1" w:styleId="TCCf6">
    <w:name w:val="TCC 수정할 내용"/>
    <w:rsid w:val="00FD45AF"/>
    <w:rPr>
      <w:color w:val="0000FF"/>
    </w:rPr>
  </w:style>
  <w:style w:type="table" w:customStyle="1" w:styleId="TCCf7">
    <w:name w:val="TCC 표일반 가운데"/>
    <w:basedOn w:val="TCCd"/>
    <w:rsid w:val="00D6021B"/>
    <w:pPr>
      <w:jc w:val="center"/>
    </w:pPr>
    <w:tblPr/>
    <w:tblStylePr w:type="firstRow">
      <w:pPr>
        <w:jc w:val="center"/>
      </w:pPr>
      <w:rPr>
        <w:rFonts w:ascii="Arial" w:eastAsia="굴림" w:hAnsi="Arial"/>
        <w:b/>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6E6E6"/>
      </w:tcPr>
    </w:tblStylePr>
    <w:tblStylePr w:type="lastRow">
      <w:rPr>
        <w:sz w:val="18"/>
      </w:rPr>
    </w:tblStylePr>
    <w:tblStylePr w:type="firstCol">
      <w:pPr>
        <w:jc w:val="center"/>
      </w:pPr>
      <w:rPr>
        <w:sz w:val="18"/>
      </w:rPr>
    </w:tblStylePr>
    <w:tblStylePr w:type="lastCol">
      <w:pPr>
        <w:jc w:val="center"/>
      </w:pPr>
      <w:rPr>
        <w:sz w:val="18"/>
      </w:rPr>
    </w:tblStylePr>
    <w:tblStylePr w:type="band1Horz">
      <w:pPr>
        <w:jc w:val="center"/>
      </w:pPr>
      <w:rPr>
        <w:sz w:val="18"/>
      </w:rPr>
    </w:tblStylePr>
    <w:tblStylePr w:type="band2Horz">
      <w:pPr>
        <w:jc w:val="center"/>
      </w:pPr>
      <w:rPr>
        <w:sz w:val="18"/>
      </w:rPr>
    </w:tblStylePr>
  </w:style>
  <w:style w:type="table" w:customStyle="1" w:styleId="TCCf8">
    <w:name w:val="TCC핀표"/>
    <w:basedOn w:val="a3"/>
    <w:rsid w:val="00FD45AF"/>
    <w:rPr>
      <w:rFonts w:ascii="Verdana" w:hAnsi="Verdana"/>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pPr>
        <w:wordWrap/>
        <w:spacing w:beforeLines="0" w:beforeAutospacing="0" w:afterLines="0" w:afterAutospacing="0" w:line="240" w:lineRule="auto"/>
        <w:ind w:leftChars="0" w:left="0" w:rightChars="0" w:right="0" w:firstLineChars="0" w:firstLine="0"/>
        <w:contextualSpacing w:val="0"/>
        <w:jc w:val="center"/>
        <w:outlineLvl w:val="9"/>
      </w:pPr>
      <w:rPr>
        <w:rFonts w:ascii="맑은 고딕" w:eastAsia="LucidaSansTypewriteX" w:hAnsi="맑은 고딕"/>
        <w:b/>
        <w:i w:val="0"/>
        <w:caps w:val="0"/>
        <w:smallCaps w:val="0"/>
        <w:strike w:val="0"/>
        <w:dstrike w:val="0"/>
        <w:vanish w:val="0"/>
        <w:sz w:val="20"/>
        <w:szCs w:val="20"/>
        <w:u w:val="none"/>
        <w:vertAlign w:val="baseline"/>
        <w:em w:val="none"/>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E6E6E6"/>
      </w:tcPr>
    </w:tblStylePr>
    <w:tblStylePr w:type="firstCol">
      <w:pPr>
        <w:wordWrap/>
        <w:spacing w:beforeLines="0" w:beforeAutospacing="0" w:afterLines="0" w:afterAutospacing="0" w:line="240" w:lineRule="auto"/>
        <w:ind w:leftChars="0" w:left="0" w:rightChars="0" w:right="0" w:firstLineChars="0" w:firstLine="0"/>
        <w:contextualSpacing w:val="0"/>
        <w:jc w:val="left"/>
      </w:pPr>
    </w:tblStylePr>
  </w:style>
  <w:style w:type="character" w:customStyle="1" w:styleId="TCCverbose">
    <w:name w:val="TCC verbose"/>
    <w:rsid w:val="00FD45AF"/>
    <w:rPr>
      <w:rFonts w:ascii="Lucida Sans Typewriter" w:hAnsi="Lucida Sans Typewriter"/>
      <w:sz w:val="16"/>
      <w:szCs w:val="16"/>
    </w:rPr>
  </w:style>
  <w:style w:type="character" w:customStyle="1" w:styleId="TCCChar5">
    <w:name w:val="TCC 그림 Char"/>
    <w:link w:val="TCCf9"/>
    <w:rsid w:val="00FD45AF"/>
    <w:rPr>
      <w:rFonts w:eastAsia="굴림체" w:cs="바탕"/>
      <w:kern w:val="2"/>
      <w:lang w:val="en-US" w:eastAsia="ko-KR" w:bidi="ar-SA"/>
    </w:rPr>
  </w:style>
  <w:style w:type="paragraph" w:customStyle="1" w:styleId="TCCNote">
    <w:name w:val="TCC Note"/>
    <w:basedOn w:val="a1"/>
    <w:next w:val="a1"/>
    <w:qFormat/>
    <w:rsid w:val="009E4808"/>
    <w:pPr>
      <w:snapToGrid w:val="0"/>
    </w:pPr>
    <w:rPr>
      <w:rFonts w:eastAsia="Arial"/>
      <w:b/>
      <w:snapToGrid w:val="0"/>
      <w:color w:val="000000" w:themeColor="text1"/>
      <w:kern w:val="0"/>
      <w:szCs w:val="22"/>
    </w:rPr>
  </w:style>
  <w:style w:type="paragraph" w:customStyle="1" w:styleId="BalloonText1">
    <w:name w:val="Balloon Text1"/>
    <w:basedOn w:val="a1"/>
    <w:semiHidden/>
    <w:rsid w:val="00FD45AF"/>
    <w:pPr>
      <w:spacing w:line="260" w:lineRule="atLeast"/>
    </w:pPr>
    <w:rPr>
      <w:rFonts w:eastAsia="돋움"/>
      <w:sz w:val="16"/>
      <w:szCs w:val="16"/>
    </w:rPr>
  </w:style>
  <w:style w:type="table" w:customStyle="1" w:styleId="TCCfa">
    <w:name w:val="TCC 핀표"/>
    <w:basedOn w:val="a3"/>
    <w:rsid w:val="00236B8F"/>
    <w:pPr>
      <w:jc w:val="center"/>
    </w:pPr>
    <w:rPr>
      <w:rFonts w:ascii="Arial" w:eastAsia="굴림" w:hAnsi="Arial"/>
      <w:sz w:val="16"/>
    </w:rPr>
    <w:tblPr>
      <w:tblStyleRowBandSize w:val="1"/>
      <w:tblStyleColBandSize w:val="1"/>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right"/>
    </w:trPr>
    <w:tcPr>
      <w:tcMar>
        <w:left w:w="0" w:type="dxa"/>
        <w:right w:w="0" w:type="dxa"/>
      </w:tcMar>
      <w:vAlign w:val="center"/>
    </w:tcPr>
    <w:tblStylePr w:type="firstRow">
      <w:pPr>
        <w:wordWrap/>
        <w:spacing w:beforeLines="0" w:beforeAutospacing="0" w:afterLines="0" w:afterAutospacing="0" w:line="240" w:lineRule="auto"/>
        <w:ind w:leftChars="0" w:left="0" w:rightChars="0" w:right="0" w:firstLineChars="0" w:firstLine="0"/>
        <w:contextualSpacing w:val="0"/>
        <w:jc w:val="center"/>
        <w:outlineLvl w:val="9"/>
      </w:pPr>
      <w:rPr>
        <w:rFonts w:ascii="Arial" w:eastAsia="굴림" w:hAnsi="Arial" w:cs="Times New Roman"/>
        <w:b/>
        <w:i w:val="0"/>
        <w:caps w:val="0"/>
        <w:smallCaps w:val="0"/>
        <w:strike w:val="0"/>
        <w:dstrike w:val="0"/>
        <w:vanish w:val="0"/>
        <w:sz w:val="18"/>
        <w:szCs w:val="16"/>
        <w:u w:val="none"/>
        <w:vertAlign w:val="baseline"/>
        <w:em w:val="none"/>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6E6E6"/>
      </w:tcPr>
    </w:tblStylePr>
    <w:tblStylePr w:type="lastRow">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firstCol">
      <w:pPr>
        <w:wordWrap/>
        <w:spacing w:beforeLines="0" w:beforeAutospacing="0" w:afterLines="0" w:afterAutospacing="0" w:line="240" w:lineRule="auto"/>
        <w:ind w:leftChars="0" w:left="0" w:rightChars="0" w:right="0" w:firstLineChars="0" w:firstLine="0"/>
        <w:contextualSpacing w:val="0"/>
        <w:jc w:val="center"/>
      </w:pPr>
    </w:tblStylePr>
    <w:tblStylePr w:type="lastCol">
      <w:pPr>
        <w:jc w:val="center"/>
      </w:pPr>
    </w:tblStylePr>
  </w:style>
  <w:style w:type="character" w:customStyle="1" w:styleId="TCCfb">
    <w:name w:val="TCC 취소"/>
    <w:rsid w:val="00FD45AF"/>
    <w:rPr>
      <w:rFonts w:ascii="Arial" w:eastAsia="굴림" w:hAnsi="Arial"/>
      <w:strike/>
      <w:dstrike w:val="0"/>
      <w:snapToGrid w:val="0"/>
      <w:color w:val="FF0000"/>
      <w:spacing w:val="0"/>
      <w:kern w:val="0"/>
      <w:szCs w:val="22"/>
      <w:lang w:val="en-US" w:eastAsia="ko-KR" w:bidi="ar-SA"/>
    </w:rPr>
  </w:style>
  <w:style w:type="paragraph" w:customStyle="1" w:styleId="TCCf3">
    <w:name w:val="TCC 본문"/>
    <w:basedOn w:val="a1"/>
    <w:next w:val="a1"/>
    <w:link w:val="TCCChar4"/>
    <w:qFormat/>
    <w:rsid w:val="003B1E86"/>
    <w:pPr>
      <w:snapToGrid w:val="0"/>
    </w:pPr>
    <w:rPr>
      <w:rFonts w:eastAsia="굴림"/>
      <w:snapToGrid w:val="0"/>
      <w:kern w:val="0"/>
      <w:szCs w:val="22"/>
    </w:rPr>
  </w:style>
  <w:style w:type="paragraph" w:customStyle="1" w:styleId="TCCf9">
    <w:name w:val="TCC 그림"/>
    <w:basedOn w:val="a1"/>
    <w:link w:val="TCCChar5"/>
    <w:rsid w:val="00FD45AF"/>
    <w:pPr>
      <w:keepNext/>
      <w:spacing w:after="180" w:line="260" w:lineRule="atLeast"/>
      <w:jc w:val="right"/>
    </w:pPr>
    <w:rPr>
      <w:rFonts w:ascii="Times New Roman" w:hAnsi="Times New Roman" w:cs="바탕"/>
      <w:sz w:val="20"/>
      <w:szCs w:val="20"/>
    </w:rPr>
  </w:style>
  <w:style w:type="paragraph" w:customStyle="1" w:styleId="TCCfc">
    <w:name w:val="TCC 캡션"/>
    <w:basedOn w:val="a7"/>
    <w:rsid w:val="00FD45AF"/>
    <w:pPr>
      <w:spacing w:line="260" w:lineRule="atLeast"/>
    </w:pPr>
    <w:rPr>
      <w:rFonts w:ascii="Verdana" w:hAnsi="Verdana"/>
    </w:rPr>
  </w:style>
  <w:style w:type="paragraph" w:customStyle="1" w:styleId="RegisterName">
    <w:name w:val="RegisterName"/>
    <w:basedOn w:val="a1"/>
    <w:next w:val="a1"/>
    <w:link w:val="RegisterNameChar"/>
    <w:rsid w:val="00FD45AF"/>
    <w:pPr>
      <w:tabs>
        <w:tab w:val="right" w:pos="9080"/>
      </w:tabs>
    </w:pPr>
    <w:rPr>
      <w:rFonts w:ascii="Verdana" w:eastAsia="바탕" w:hAnsi="Verdana"/>
      <w:b/>
      <w:bCs/>
      <w:sz w:val="20"/>
      <w:szCs w:val="24"/>
    </w:rPr>
  </w:style>
  <w:style w:type="character" w:customStyle="1" w:styleId="TCCChar1">
    <w:name w:val="TCC 표 내용 가운데 Char"/>
    <w:link w:val="TCCf"/>
    <w:rsid w:val="00FD45AF"/>
    <w:rPr>
      <w:rFonts w:eastAsia="돋움" w:cs="바탕"/>
      <w:kern w:val="2"/>
      <w:szCs w:val="18"/>
      <w:lang w:val="en-US" w:eastAsia="ko-KR" w:bidi="ar-SA"/>
    </w:rPr>
  </w:style>
  <w:style w:type="character" w:customStyle="1" w:styleId="TCCChar2">
    <w:name w:val="TCC 표 내용 가운데 취소 Char"/>
    <w:link w:val="TCCf0"/>
    <w:rsid w:val="00FD45AF"/>
    <w:rPr>
      <w:rFonts w:eastAsia="돋움" w:cs="바탕"/>
      <w:strike/>
      <w:color w:val="FF0000"/>
      <w:kern w:val="2"/>
      <w:szCs w:val="18"/>
      <w:lang w:val="en-US" w:eastAsia="ko-KR" w:bidi="ar-SA"/>
    </w:rPr>
  </w:style>
  <w:style w:type="character" w:customStyle="1" w:styleId="TCCChar3">
    <w:name w:val="TCC 표 내용 왼쪽 취소 Char"/>
    <w:link w:val="TCCf4"/>
    <w:rsid w:val="00FD45AF"/>
    <w:rPr>
      <w:rFonts w:eastAsia="돋움" w:cs="바탕"/>
      <w:strike/>
      <w:color w:val="FF0000"/>
      <w:kern w:val="2"/>
      <w:szCs w:val="18"/>
      <w:lang w:val="en-US" w:eastAsia="ko-KR" w:bidi="ar-SA"/>
    </w:rPr>
  </w:style>
  <w:style w:type="table" w:customStyle="1" w:styleId="TCC24">
    <w:name w:val="TCC 표일반2"/>
    <w:basedOn w:val="TCCd"/>
    <w:rsid w:val="00D6021B"/>
    <w:tblPr/>
    <w:tblStylePr w:type="firstRow">
      <w:pPr>
        <w:jc w:val="center"/>
      </w:pPr>
      <w:rPr>
        <w:rFonts w:ascii="Times New Roman" w:eastAsia="굴림" w:hAnsi="Times New Roman"/>
        <w:b/>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6E6E6"/>
      </w:tcPr>
    </w:tblStylePr>
    <w:tblStylePr w:type="firstCol">
      <w:pPr>
        <w:jc w:val="center"/>
      </w:pPr>
    </w:tblStylePr>
    <w:tblStylePr w:type="lastCol">
      <w:pPr>
        <w:jc w:val="both"/>
      </w:pPr>
    </w:tblStylePr>
    <w:tblStylePr w:type="band1Horz">
      <w:pPr>
        <w:jc w:val="both"/>
      </w:pPr>
    </w:tblStylePr>
    <w:tblStylePr w:type="band2Horz">
      <w:pPr>
        <w:jc w:val="both"/>
      </w:pPr>
    </w:tblStylePr>
  </w:style>
  <w:style w:type="paragraph" w:customStyle="1" w:styleId="afa">
    <w:name w:val="표준 + 빨강"/>
    <w:aliases w:val="축소:  0.5 pt"/>
    <w:basedOn w:val="a1"/>
    <w:rsid w:val="00FD45AF"/>
    <w:rPr>
      <w:rFonts w:cs="Arial"/>
      <w:color w:val="FF0000"/>
      <w:spacing w:val="-10"/>
      <w:sz w:val="20"/>
      <w:szCs w:val="20"/>
    </w:rPr>
  </w:style>
  <w:style w:type="table" w:customStyle="1" w:styleId="TCC14">
    <w:name w:val="TCC 레지스터비트표1"/>
    <w:basedOn w:val="a3"/>
    <w:rsid w:val="00FD45AF"/>
    <w:pPr>
      <w:widowControl w:val="0"/>
      <w:wordWrap w:val="0"/>
      <w:autoSpaceDE w:val="0"/>
      <w:autoSpaceDN w:val="0"/>
      <w:jc w:val="center"/>
    </w:pPr>
    <w:rPr>
      <w:rFonts w:ascii="Arial" w:eastAsia="굴림" w:hAnsi="Arial"/>
      <w:sz w:val="18"/>
      <w:szCs w:val="16"/>
    </w:rPr>
    <w:tblPr>
      <w:tblStyleRowBandSize w:val="1"/>
      <w:tblStyleColBandSize w:val="1"/>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right"/>
    </w:trPr>
    <w:tcPr>
      <w:shd w:val="clear" w:color="auto" w:fill="auto"/>
      <w:tcMar>
        <w:left w:w="0" w:type="dxa"/>
        <w:right w:w="0" w:type="dxa"/>
      </w:tcMar>
      <w:vAlign w:val="center"/>
    </w:tcPr>
    <w:tblStylePr w:type="firstRow">
      <w:pPr>
        <w:jc w:val="center"/>
      </w:pPr>
      <w:rPr>
        <w:rFonts w:ascii="Arial" w:eastAsia="바탕" w:hAnsi="Arial"/>
        <w:b/>
        <w:i w:val="0"/>
        <w:iCs/>
        <w:color w:val="auto"/>
        <w:spacing w:val="0"/>
        <w:w w:val="100"/>
        <w:kern w:val="20"/>
        <w:position w:val="0"/>
        <w:sz w:val="18"/>
        <w:szCs w:val="20"/>
        <w:u w:val="none"/>
        <w:em w:val="none"/>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E6E6E6"/>
      </w:tcPr>
    </w:tblStylePr>
    <w:tblStylePr w:type="lastRow">
      <w:rPr>
        <w:b w:val="0"/>
        <w:color w:val="auto"/>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uto"/>
      </w:tcPr>
    </w:tblStylePr>
    <w:tblStylePr w:type="firstCol">
      <w:pPr>
        <w:jc w:val="center"/>
      </w:pPr>
      <w:tblPr/>
      <w:tcPr>
        <w:tcBorders>
          <w:right w:val="nil"/>
        </w:tcBorders>
      </w:tcPr>
    </w:tblStylePr>
    <w:tblStylePr w:type="lastCol">
      <w:pPr>
        <w:jc w:val="both"/>
      </w:pPr>
      <w:rPr>
        <w:rFonts w:ascii="Arial" w:eastAsia="굴림" w:hAnsi="Arial"/>
        <w:sz w:val="18"/>
      </w:rPr>
    </w:tblStylePr>
    <w:tblStylePr w:type="band1Horz">
      <w:rPr>
        <w:rFonts w:ascii="Arial" w:eastAsia="굴림" w:hAnsi="Arial"/>
        <w:sz w:val="18"/>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uto"/>
      </w:tcPr>
    </w:tblStylePr>
    <w:tblStylePr w:type="band2Horz">
      <w:rPr>
        <w:sz w:val="18"/>
      </w:rPr>
    </w:tblStylePr>
    <w:tblStylePr w:type="neCell">
      <w:rPr>
        <w:b/>
        <w:bCs/>
        <w:i w:val="0"/>
        <w:iCs w:val="0"/>
      </w:rPr>
      <w:tblPr/>
      <w:tcPr>
        <w:tcBorders>
          <w:tl2br w:val="none" w:sz="0" w:space="0" w:color="auto"/>
          <w:tr2bl w:val="none" w:sz="0" w:space="0" w:color="auto"/>
        </w:tcBorders>
      </w:tcPr>
    </w:tblStylePr>
    <w:tblStylePr w:type="swCell">
      <w:rPr>
        <w:b w:val="0"/>
        <w:bCs/>
      </w:rPr>
      <w:tblPr/>
      <w:tcPr>
        <w:tcBorders>
          <w:tl2br w:val="none" w:sz="0" w:space="0" w:color="auto"/>
          <w:tr2bl w:val="none" w:sz="0" w:space="0" w:color="auto"/>
        </w:tcBorders>
      </w:tcPr>
    </w:tblStylePr>
  </w:style>
  <w:style w:type="table" w:customStyle="1" w:styleId="TCC25">
    <w:name w:val="TCC 레지스터비트표2"/>
    <w:basedOn w:val="a3"/>
    <w:rsid w:val="00FD45AF"/>
    <w:pPr>
      <w:widowControl w:val="0"/>
      <w:wordWrap w:val="0"/>
      <w:autoSpaceDE w:val="0"/>
      <w:autoSpaceDN w:val="0"/>
      <w:jc w:val="center"/>
    </w:pPr>
    <w:rPr>
      <w:rFonts w:ascii="Arial" w:eastAsia="굴림" w:hAnsi="Arial"/>
      <w:sz w:val="18"/>
      <w:szCs w:val="16"/>
    </w:rPr>
    <w:tblPr>
      <w:tblStyleRowBandSize w:val="1"/>
      <w:tblStyleColBandSize w:val="1"/>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right"/>
    </w:trPr>
    <w:tcPr>
      <w:shd w:val="clear" w:color="auto" w:fill="auto"/>
      <w:tcMar>
        <w:left w:w="0" w:type="dxa"/>
        <w:right w:w="0" w:type="dxa"/>
      </w:tcMar>
      <w:vAlign w:val="center"/>
    </w:tcPr>
    <w:tblStylePr w:type="firstRow">
      <w:pPr>
        <w:jc w:val="center"/>
      </w:pPr>
      <w:rPr>
        <w:rFonts w:ascii="Arial" w:eastAsia="바탕" w:hAnsi="Arial"/>
        <w:b/>
        <w:i w:val="0"/>
        <w:iCs/>
        <w:color w:val="auto"/>
        <w:spacing w:val="0"/>
        <w:w w:val="100"/>
        <w:kern w:val="20"/>
        <w:position w:val="0"/>
        <w:sz w:val="18"/>
        <w:szCs w:val="20"/>
        <w:u w:val="none"/>
        <w:em w:val="none"/>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E6E6E6"/>
      </w:tcPr>
    </w:tblStylePr>
    <w:tblStylePr w:type="lastRow">
      <w:rPr>
        <w:b w:val="0"/>
        <w:color w:val="auto"/>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uto"/>
      </w:tcPr>
    </w:tblStylePr>
    <w:tblStylePr w:type="firstCol">
      <w:pPr>
        <w:jc w:val="center"/>
      </w:pPr>
      <w:tblPr/>
      <w:tcPr>
        <w:tcBorders>
          <w:right w:val="nil"/>
        </w:tcBorders>
      </w:tcPr>
    </w:tblStylePr>
    <w:tblStylePr w:type="lastCol">
      <w:pPr>
        <w:jc w:val="both"/>
      </w:pPr>
      <w:rPr>
        <w:rFonts w:ascii="Arial" w:eastAsia="굴림" w:hAnsi="Arial"/>
        <w:sz w:val="18"/>
      </w:rPr>
    </w:tblStylePr>
    <w:tblStylePr w:type="band1Horz">
      <w:rPr>
        <w:rFonts w:ascii="Arial" w:eastAsia="굴림" w:hAnsi="Arial"/>
        <w:sz w:val="18"/>
      </w:rPr>
    </w:tblStylePr>
    <w:tblStylePr w:type="band2Horz">
      <w:rPr>
        <w:sz w:val="18"/>
      </w:rPr>
    </w:tblStylePr>
    <w:tblStylePr w:type="neCell">
      <w:rPr>
        <w:b/>
        <w:bCs/>
        <w:i w:val="0"/>
        <w:iCs w:val="0"/>
      </w:rPr>
      <w:tblPr/>
      <w:tcPr>
        <w:tcBorders>
          <w:tl2br w:val="none" w:sz="0" w:space="0" w:color="auto"/>
          <w:tr2bl w:val="none" w:sz="0" w:space="0" w:color="auto"/>
        </w:tcBorders>
      </w:tcPr>
    </w:tblStylePr>
    <w:tblStylePr w:type="swCell">
      <w:rPr>
        <w:b w:val="0"/>
        <w:bCs/>
      </w:rPr>
      <w:tblPr/>
      <w:tcPr>
        <w:tcBorders>
          <w:tl2br w:val="none" w:sz="0" w:space="0" w:color="auto"/>
          <w:tr2bl w:val="none" w:sz="0" w:space="0" w:color="auto"/>
        </w:tcBorders>
      </w:tcPr>
    </w:tblStylePr>
  </w:style>
  <w:style w:type="character" w:customStyle="1" w:styleId="RegisterNameChar">
    <w:name w:val="RegisterName Char"/>
    <w:link w:val="RegisterName"/>
    <w:rsid w:val="00FD45AF"/>
    <w:rPr>
      <w:rFonts w:ascii="Verdana" w:eastAsia="바탕" w:hAnsi="Verdana"/>
      <w:b/>
      <w:bCs/>
      <w:kern w:val="2"/>
      <w:szCs w:val="24"/>
      <w:lang w:val="en-US" w:eastAsia="ko-KR" w:bidi="ar-SA"/>
    </w:rPr>
  </w:style>
  <w:style w:type="character" w:customStyle="1" w:styleId="2Char">
    <w:name w:val="제목 2 Char"/>
    <w:aliases w:val="TCC 2 Char"/>
    <w:link w:val="21"/>
    <w:rsid w:val="002909E0"/>
    <w:rPr>
      <w:rFonts w:ascii="Tahoma" w:eastAsia="굴림" w:hAnsi="Tahoma"/>
      <w:b/>
      <w:bCs/>
      <w:color w:val="255B98"/>
      <w:kern w:val="2"/>
      <w:sz w:val="28"/>
    </w:rPr>
  </w:style>
  <w:style w:type="character" w:customStyle="1" w:styleId="3Char">
    <w:name w:val="제목 3 Char"/>
    <w:aliases w:val="TCC 3 Char"/>
    <w:link w:val="31"/>
    <w:rsid w:val="00BF4B30"/>
    <w:rPr>
      <w:rFonts w:ascii="Tahoma" w:eastAsia="굴림" w:hAnsi="Tahoma"/>
      <w:b/>
      <w:bCs/>
      <w:color w:val="255B98"/>
      <w:sz w:val="24"/>
    </w:rPr>
  </w:style>
  <w:style w:type="character" w:styleId="afb">
    <w:name w:val="endnote reference"/>
    <w:semiHidden/>
    <w:rsid w:val="00FD45AF"/>
    <w:rPr>
      <w:vertAlign w:val="superscript"/>
    </w:rPr>
  </w:style>
  <w:style w:type="table" w:customStyle="1" w:styleId="TCC15">
    <w:name w:val="TCC 표일반1"/>
    <w:basedOn w:val="a3"/>
    <w:rsid w:val="00D6021B"/>
    <w:pPr>
      <w:jc w:val="both"/>
    </w:pPr>
    <w:rPr>
      <w:rFonts w:ascii="Arial" w:eastAsia="굴림" w:hAnsi="Arial"/>
      <w:sz w:val="18"/>
    </w:rPr>
    <w:tblPr>
      <w:tblStyleRowBandSize w:val="1"/>
      <w:tblStyleColBandSize w:val="1"/>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jc w:val="right"/>
    </w:trPr>
    <w:tcPr>
      <w:tcMar>
        <w:left w:w="0" w:type="dxa"/>
        <w:right w:w="0" w:type="dxa"/>
      </w:tcMar>
      <w:vAlign w:val="center"/>
    </w:tcPr>
    <w:tblStylePr w:type="firstRow">
      <w:pPr>
        <w:jc w:val="center"/>
      </w:pPr>
      <w:rPr>
        <w:rFonts w:ascii="Arial" w:eastAsia="굴림" w:hAnsi="Arial"/>
        <w:b/>
        <w:sz w:val="18"/>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l2br w:val="nil"/>
          <w:tr2bl w:val="nil"/>
        </w:tcBorders>
        <w:shd w:val="clear" w:color="auto" w:fill="E6E6E6"/>
      </w:tcPr>
    </w:tblStylePr>
    <w:tblStylePr w:type="firstCol">
      <w:pPr>
        <w:jc w:val="center"/>
      </w:pPr>
    </w:tblStylePr>
    <w:tblStylePr w:type="lastCol">
      <w:pPr>
        <w:jc w:val="both"/>
      </w:pPr>
    </w:tblStylePr>
    <w:tblStylePr w:type="band1Horz">
      <w:pPr>
        <w:jc w:val="center"/>
      </w:pPr>
    </w:tblStylePr>
    <w:tblStylePr w:type="band2Horz">
      <w:pPr>
        <w:jc w:val="center"/>
      </w:pPr>
    </w:tblStylePr>
  </w:style>
  <w:style w:type="character" w:customStyle="1" w:styleId="CharChar4">
    <w:name w:val="Char Char4"/>
    <w:rsid w:val="00D6021B"/>
    <w:rPr>
      <w:rFonts w:ascii="Arial" w:eastAsia="굴림체" w:hAnsi="Arial" w:cs="Arial"/>
      <w:b/>
      <w:bCs/>
      <w:sz w:val="22"/>
      <w:szCs w:val="22"/>
      <w:lang w:val="en-US" w:eastAsia="ko-KR" w:bidi="ar-SA"/>
    </w:rPr>
  </w:style>
  <w:style w:type="paragraph" w:customStyle="1" w:styleId="TCCfd">
    <w:name w:val="TCC 본문목차"/>
    <w:basedOn w:val="TCCf3"/>
    <w:rsid w:val="00FD45AF"/>
  </w:style>
  <w:style w:type="table" w:customStyle="1" w:styleId="TCCfe">
    <w:name w:val="TCC 표레지스터"/>
    <w:basedOn w:val="a3"/>
    <w:rsid w:val="00FD45AF"/>
    <w:pPr>
      <w:jc w:val="center"/>
    </w:pPr>
    <w:rPr>
      <w:rFonts w:ascii="Arial" w:eastAsia="굴림" w:hAnsi="Arial"/>
      <w:sz w:val="18"/>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blStylePr w:type="band1Horz">
      <w:pPr>
        <w:wordWrap/>
        <w:jc w:val="center"/>
      </w:pPr>
      <w:rPr>
        <w:b/>
      </w:rPr>
      <w:tblPr/>
      <w:tcPr>
        <w:shd w:val="clear" w:color="auto" w:fill="E6E6E6"/>
      </w:tcPr>
    </w:tblStylePr>
  </w:style>
  <w:style w:type="paragraph" w:styleId="afc">
    <w:name w:val="Revision"/>
    <w:hidden/>
    <w:semiHidden/>
    <w:rsid w:val="00FD45AF"/>
    <w:rPr>
      <w:rFonts w:eastAsia="굴림체"/>
      <w:kern w:val="2"/>
      <w:szCs w:val="24"/>
    </w:rPr>
  </w:style>
  <w:style w:type="table" w:customStyle="1" w:styleId="TCCff">
    <w:name w:val="TCC 표 레지스터"/>
    <w:basedOn w:val="af7"/>
    <w:rsid w:val="00FD45AF"/>
    <w:pPr>
      <w:jc w:val="right"/>
    </w:pPr>
    <w:rPr>
      <w:rFonts w:ascii="Verdana" w:hAnsi="Verdana"/>
    </w:rPr>
    <w:tblPr>
      <w:tblStyleRowBandSize w:val="1"/>
      <w:jc w:val="right"/>
      <w:tblCellMar>
        <w:left w:w="0" w:type="dxa"/>
        <w:right w:w="0" w:type="dxa"/>
      </w:tblCellMar>
    </w:tblPr>
    <w:trPr>
      <w:jc w:val="right"/>
    </w:trPr>
    <w:tcPr>
      <w:noWrap/>
      <w:tcMar>
        <w:left w:w="0" w:type="dxa"/>
        <w:right w:w="0" w:type="dxa"/>
      </w:tcMar>
      <w:vAlign w:val="center"/>
    </w:tcPr>
    <w:tblStylePr w:type="firstRow">
      <w:pPr>
        <w:jc w:val="center"/>
      </w:pPr>
      <w:rPr>
        <w:rFonts w:ascii="맑은 고딕" w:hAnsi="맑은 고딕"/>
        <w:b/>
        <w:sz w:val="22"/>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E6E6E6"/>
      </w:tcPr>
    </w:tblStylePr>
    <w:tblStylePr w:type="band1Horz">
      <w:pPr>
        <w:wordWrap/>
        <w:jc w:val="center"/>
      </w:pPr>
      <w:rPr>
        <w:rFonts w:ascii="ZWAdobeF" w:hAnsi="ZWAdobeF"/>
        <w:sz w:val="18"/>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tcPr>
    </w:tblStylePr>
    <w:tblStylePr w:type="band2Horz">
      <w:pPr>
        <w:jc w:val="center"/>
      </w:pPr>
      <w:rPr>
        <w:rFonts w:ascii="맑은 고딕" w:hAnsi="맑은 고딕"/>
        <w:b/>
        <w:sz w:val="22"/>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E6E6E6"/>
      </w:tcPr>
    </w:tblStylePr>
  </w:style>
  <w:style w:type="table" w:customStyle="1" w:styleId="TCCff0">
    <w:name w:val="TCC 표 레지스터비트"/>
    <w:basedOn w:val="a3"/>
    <w:rsid w:val="00FD45AF"/>
    <w:tblPr>
      <w:tblStyleRowBandSize w:val="1"/>
      <w:jc w:val="right"/>
      <w:tblCellMar>
        <w:left w:w="0" w:type="dxa"/>
        <w:right w:w="0" w:type="dxa"/>
      </w:tblCellMar>
    </w:tblPr>
    <w:trPr>
      <w:jc w:val="right"/>
    </w:trPr>
    <w:tcPr>
      <w:noWrap/>
      <w:vAlign w:val="center"/>
    </w:tcPr>
    <w:tblStylePr w:type="firstRow">
      <w:pPr>
        <w:jc w:val="center"/>
      </w:pPr>
      <w:rPr>
        <w:rFonts w:ascii="맑은 고딕" w:hAnsi="맑은 고딕"/>
        <w:b/>
        <w:sz w:val="20"/>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E6E6E6"/>
      </w:tcPr>
    </w:tblStylePr>
    <w:tblStylePr w:type="lastCol">
      <w:pPr>
        <w:wordWrap/>
        <w:ind w:leftChars="50" w:left="50" w:rightChars="50" w:right="50"/>
        <w:jc w:val="left"/>
      </w:pPr>
      <w:tblPr/>
      <w:tcPr>
        <w:vAlign w:val="top"/>
      </w:tcPr>
    </w:tblStylePr>
    <w:tblStylePr w:type="band1Horz">
      <w:pPr>
        <w:wordWrap/>
        <w:jc w:val="center"/>
      </w:pPr>
      <w:rPr>
        <w:rFonts w:ascii="ZWAdobeF" w:hAnsi="ZWAdobeF"/>
        <w:sz w:val="18"/>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2Horz">
      <w:pPr>
        <w:jc w:val="center"/>
      </w:pPr>
      <w:rPr>
        <w:rFonts w:ascii="맑은 고딕" w:hAnsi="맑은 고딕"/>
        <w:b w:val="0"/>
        <w:sz w:val="18"/>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style>
  <w:style w:type="character" w:customStyle="1" w:styleId="TCCChar">
    <w:name w:val="TCC 그림 캡션 Char"/>
    <w:link w:val="TCC6"/>
    <w:rsid w:val="00D0206C"/>
    <w:rPr>
      <w:rFonts w:ascii="Arial" w:eastAsia="굴림체" w:hAnsi="Arial" w:cs="바탕"/>
      <w:b/>
      <w:bCs/>
      <w:kern w:val="2"/>
      <w:szCs w:val="18"/>
    </w:rPr>
  </w:style>
  <w:style w:type="table" w:customStyle="1" w:styleId="TCC16">
    <w:name w:val="TCC 표일반 가운데1"/>
    <w:basedOn w:val="TCCd"/>
    <w:rsid w:val="00D6021B"/>
    <w:pPr>
      <w:jc w:val="center"/>
    </w:pPr>
    <w:tblPr/>
    <w:tblStylePr w:type="firstRow">
      <w:pPr>
        <w:jc w:val="center"/>
      </w:pPr>
      <w:rPr>
        <w:rFonts w:ascii="Arial" w:eastAsia="굴림" w:hAnsi="Arial"/>
        <w:b/>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6E6E6"/>
      </w:tcPr>
    </w:tblStylePr>
    <w:tblStylePr w:type="lastRow">
      <w:rPr>
        <w:sz w:val="18"/>
      </w:rPr>
    </w:tblStylePr>
    <w:tblStylePr w:type="firstCol">
      <w:pPr>
        <w:jc w:val="center"/>
      </w:pPr>
      <w:rPr>
        <w:sz w:val="18"/>
      </w:rPr>
    </w:tblStylePr>
    <w:tblStylePr w:type="lastCol">
      <w:pPr>
        <w:jc w:val="center"/>
      </w:pPr>
      <w:rPr>
        <w:sz w:val="18"/>
      </w:rPr>
    </w:tblStylePr>
    <w:tblStylePr w:type="band1Horz">
      <w:pPr>
        <w:jc w:val="center"/>
      </w:pPr>
      <w:rPr>
        <w:sz w:val="18"/>
      </w:rPr>
    </w:tblStylePr>
    <w:tblStylePr w:type="band2Horz">
      <w:pPr>
        <w:jc w:val="center"/>
      </w:pPr>
      <w:rPr>
        <w:sz w:val="18"/>
      </w:rPr>
    </w:tblStylePr>
  </w:style>
  <w:style w:type="table" w:customStyle="1" w:styleId="TCC17">
    <w:name w:val="TCC 레지스터1"/>
    <w:basedOn w:val="a3"/>
    <w:rsid w:val="00FD45AF"/>
    <w:pPr>
      <w:keepLines/>
      <w:kinsoku w:val="0"/>
      <w:overflowPunct w:val="0"/>
      <w:autoSpaceDE w:val="0"/>
      <w:autoSpaceDN w:val="0"/>
      <w:jc w:val="center"/>
    </w:pPr>
    <w:rPr>
      <w:rFonts w:ascii="Arial" w:eastAsia="굴림" w:hAnsi="Arial"/>
      <w:sz w:val="18"/>
      <w:szCs w:val="18"/>
    </w:rPr>
    <w:tblPr>
      <w:tblStyleRowBandSize w:val="1"/>
      <w:tblStyleColBandSize w:val="1"/>
      <w:jc w:val="center"/>
      <w:tblBorders>
        <w:top w:val="single" w:sz="4" w:space="0" w:color="auto"/>
        <w:bottom w:val="single" w:sz="4" w:space="0" w:color="auto"/>
        <w:insideH w:val="single" w:sz="4" w:space="0" w:color="auto"/>
        <w:insideV w:val="single" w:sz="4" w:space="0" w:color="auto"/>
      </w:tblBorders>
      <w:tblCellMar>
        <w:left w:w="0" w:type="dxa"/>
        <w:right w:w="0" w:type="dxa"/>
      </w:tblCellMar>
    </w:tblPr>
    <w:trPr>
      <w:cantSplit/>
      <w:jc w:val="center"/>
    </w:trPr>
    <w:tcPr>
      <w:noWrap/>
      <w:tcMar>
        <w:left w:w="0" w:type="dxa"/>
        <w:right w:w="0" w:type="dxa"/>
      </w:tcMar>
      <w:vAlign w:val="center"/>
    </w:tcPr>
    <w:tblStylePr w:type="firstRow">
      <w:rPr>
        <w:rFonts w:ascii="Arial" w:eastAsia="굴림" w:hAnsi="Arial"/>
        <w:b/>
        <w:i w:val="0"/>
        <w:caps w:val="0"/>
        <w:smallCaps w:val="0"/>
        <w:strike w:val="0"/>
        <w:dstrike w:val="0"/>
        <w:vanish w:val="0"/>
        <w:color w:val="auto"/>
        <w:sz w:val="18"/>
        <w:szCs w:val="18"/>
        <w:u w:val="none"/>
        <w:vertAlign w:val="baseline"/>
        <w:em w:val="none"/>
      </w:rPr>
      <w:tblPr/>
      <w:tcPr>
        <w:tcBorders>
          <w:top w:val="single" w:sz="4" w:space="0" w:color="auto"/>
          <w:left w:val="nil"/>
          <w:bottom w:val="single" w:sz="4" w:space="0" w:color="auto"/>
          <w:right w:val="nil"/>
          <w:insideH w:val="single" w:sz="4" w:space="0" w:color="auto"/>
          <w:insideV w:val="single" w:sz="4" w:space="0" w:color="auto"/>
          <w:tl2br w:val="nil"/>
          <w:tr2bl w:val="nil"/>
        </w:tcBorders>
        <w:shd w:val="clear" w:color="auto" w:fill="E6E6E6"/>
      </w:tcPr>
    </w:tblStylePr>
    <w:tblStylePr w:type="lastRow">
      <w:rPr>
        <w:rFonts w:ascii="Arial" w:eastAsia="굴림" w:hAnsi="Arial"/>
        <w:sz w:val="16"/>
        <w:szCs w:val="16"/>
      </w:rPr>
    </w:tblStylePr>
    <w:tblStylePr w:type="band1Horz">
      <w:rPr>
        <w:rFonts w:ascii="Arial" w:eastAsia="굴림" w:hAnsi="Arial"/>
        <w:b w:val="0"/>
        <w:i w:val="0"/>
        <w:caps w:val="0"/>
        <w:smallCaps w:val="0"/>
        <w:strike w:val="0"/>
        <w:dstrike w:val="0"/>
        <w:vanish w:val="0"/>
        <w:w w:val="100"/>
        <w:sz w:val="16"/>
        <w:szCs w:val="18"/>
        <w:vertAlign w:val="baseline"/>
      </w:rPr>
    </w:tblStylePr>
    <w:tblStylePr w:type="band2Horz">
      <w:rPr>
        <w:rFonts w:ascii="Arial" w:eastAsia="굴림" w:hAnsi="Arial"/>
        <w:b/>
        <w:i w:val="0"/>
        <w:sz w:val="18"/>
        <w:szCs w:val="16"/>
      </w:rPr>
      <w:tblPr/>
      <w:tcPr>
        <w:tcBorders>
          <w:top w:val="single" w:sz="4" w:space="0" w:color="000000"/>
          <w:left w:val="nil"/>
          <w:bottom w:val="single" w:sz="4" w:space="0" w:color="000000"/>
          <w:right w:val="nil"/>
          <w:insideH w:val="single" w:sz="4" w:space="0" w:color="000000"/>
          <w:insideV w:val="single" w:sz="4" w:space="0" w:color="000000"/>
          <w:tl2br w:val="nil"/>
          <w:tr2bl w:val="nil"/>
        </w:tcBorders>
        <w:shd w:val="clear" w:color="auto" w:fill="E6E6E6"/>
      </w:tcPr>
    </w:tblStylePr>
    <w:tblStylePr w:type="seCell">
      <w:rPr>
        <w:rFonts w:ascii="Arial" w:eastAsia="굴림" w:hAnsi="Arial"/>
        <w:sz w:val="16"/>
      </w:rPr>
    </w:tblStylePr>
  </w:style>
  <w:style w:type="table" w:customStyle="1" w:styleId="TCC26">
    <w:name w:val="TCC 레지스터2"/>
    <w:basedOn w:val="a3"/>
    <w:rsid w:val="00FD45AF"/>
    <w:pPr>
      <w:keepLines/>
      <w:kinsoku w:val="0"/>
      <w:overflowPunct w:val="0"/>
      <w:autoSpaceDE w:val="0"/>
      <w:autoSpaceDN w:val="0"/>
      <w:jc w:val="center"/>
    </w:pPr>
    <w:rPr>
      <w:rFonts w:ascii="Arial" w:eastAsia="굴림" w:hAnsi="Arial"/>
      <w:sz w:val="18"/>
      <w:szCs w:val="18"/>
    </w:rPr>
    <w:tblPr>
      <w:tblStyleRowBandSize w:val="1"/>
      <w:tblStyleColBandSize w:val="1"/>
      <w:jc w:val="center"/>
      <w:tblBorders>
        <w:top w:val="single" w:sz="4" w:space="0" w:color="auto"/>
        <w:bottom w:val="single" w:sz="4" w:space="0" w:color="auto"/>
        <w:insideH w:val="single" w:sz="4" w:space="0" w:color="auto"/>
        <w:insideV w:val="single" w:sz="4" w:space="0" w:color="auto"/>
      </w:tblBorders>
      <w:tblCellMar>
        <w:left w:w="0" w:type="dxa"/>
        <w:right w:w="0" w:type="dxa"/>
      </w:tblCellMar>
    </w:tblPr>
    <w:trPr>
      <w:cantSplit/>
      <w:jc w:val="center"/>
    </w:trPr>
    <w:tcPr>
      <w:noWrap/>
      <w:tcMar>
        <w:left w:w="0" w:type="dxa"/>
        <w:right w:w="0" w:type="dxa"/>
      </w:tcMar>
      <w:vAlign w:val="center"/>
    </w:tcPr>
    <w:tblStylePr w:type="firstRow">
      <w:rPr>
        <w:rFonts w:ascii="Arial" w:eastAsia="굴림" w:hAnsi="Arial"/>
        <w:b/>
        <w:i w:val="0"/>
        <w:caps w:val="0"/>
        <w:smallCaps w:val="0"/>
        <w:strike w:val="0"/>
        <w:dstrike w:val="0"/>
        <w:vanish w:val="0"/>
        <w:color w:val="auto"/>
        <w:sz w:val="18"/>
        <w:szCs w:val="18"/>
        <w:u w:val="none"/>
        <w:vertAlign w:val="baseline"/>
        <w:em w:val="none"/>
      </w:rPr>
      <w:tblPr/>
      <w:tcPr>
        <w:tcBorders>
          <w:top w:val="single" w:sz="4" w:space="0" w:color="auto"/>
          <w:left w:val="nil"/>
          <w:bottom w:val="single" w:sz="4" w:space="0" w:color="auto"/>
          <w:right w:val="nil"/>
          <w:insideH w:val="single" w:sz="4" w:space="0" w:color="auto"/>
          <w:insideV w:val="single" w:sz="4" w:space="0" w:color="auto"/>
          <w:tl2br w:val="nil"/>
          <w:tr2bl w:val="nil"/>
        </w:tcBorders>
        <w:shd w:val="clear" w:color="auto" w:fill="E6E6E6"/>
      </w:tcPr>
    </w:tblStylePr>
    <w:tblStylePr w:type="lastRow">
      <w:rPr>
        <w:rFonts w:ascii="Arial" w:eastAsia="굴림" w:hAnsi="Arial"/>
        <w:sz w:val="16"/>
        <w:szCs w:val="16"/>
      </w:rPr>
    </w:tblStylePr>
    <w:tblStylePr w:type="band1Horz">
      <w:rPr>
        <w:rFonts w:ascii="Arial" w:eastAsia="굴림" w:hAnsi="Arial"/>
        <w:b w:val="0"/>
        <w:i w:val="0"/>
        <w:caps w:val="0"/>
        <w:smallCaps w:val="0"/>
        <w:strike w:val="0"/>
        <w:dstrike w:val="0"/>
        <w:vanish w:val="0"/>
        <w:w w:val="100"/>
        <w:sz w:val="16"/>
        <w:szCs w:val="18"/>
        <w:vertAlign w:val="baseline"/>
      </w:rPr>
    </w:tblStylePr>
    <w:tblStylePr w:type="band2Horz">
      <w:rPr>
        <w:rFonts w:ascii="Arial" w:eastAsia="굴림" w:hAnsi="Arial"/>
        <w:b/>
        <w:i w:val="0"/>
        <w:sz w:val="18"/>
        <w:szCs w:val="16"/>
      </w:rPr>
      <w:tblPr/>
      <w:tcPr>
        <w:tcBorders>
          <w:top w:val="single" w:sz="4" w:space="0" w:color="000000"/>
          <w:left w:val="nil"/>
          <w:bottom w:val="single" w:sz="4" w:space="0" w:color="000000"/>
          <w:right w:val="nil"/>
          <w:insideH w:val="single" w:sz="4" w:space="0" w:color="000000"/>
          <w:insideV w:val="single" w:sz="4" w:space="0" w:color="000000"/>
          <w:tl2br w:val="nil"/>
          <w:tr2bl w:val="nil"/>
        </w:tcBorders>
        <w:shd w:val="clear" w:color="auto" w:fill="E6E6E6"/>
      </w:tcPr>
    </w:tblStylePr>
    <w:tblStylePr w:type="seCell">
      <w:rPr>
        <w:rFonts w:ascii="Arial" w:eastAsia="굴림" w:hAnsi="Arial"/>
        <w:sz w:val="16"/>
      </w:rPr>
    </w:tblStylePr>
  </w:style>
  <w:style w:type="table" w:customStyle="1" w:styleId="TCC32">
    <w:name w:val="TCC 레지스터3"/>
    <w:basedOn w:val="a3"/>
    <w:rsid w:val="00FD45AF"/>
    <w:pPr>
      <w:keepLines/>
      <w:kinsoku w:val="0"/>
      <w:overflowPunct w:val="0"/>
      <w:autoSpaceDE w:val="0"/>
      <w:autoSpaceDN w:val="0"/>
      <w:jc w:val="center"/>
    </w:pPr>
    <w:rPr>
      <w:rFonts w:ascii="Arial" w:eastAsia="굴림" w:hAnsi="Arial"/>
      <w:sz w:val="18"/>
      <w:szCs w:val="18"/>
    </w:rPr>
    <w:tblPr>
      <w:tblStyleRowBandSize w:val="1"/>
      <w:tblStyleColBandSize w:val="1"/>
      <w:jc w:val="center"/>
      <w:tblBorders>
        <w:top w:val="single" w:sz="4" w:space="0" w:color="auto"/>
        <w:bottom w:val="single" w:sz="4" w:space="0" w:color="auto"/>
        <w:insideH w:val="single" w:sz="4" w:space="0" w:color="auto"/>
        <w:insideV w:val="single" w:sz="4" w:space="0" w:color="auto"/>
      </w:tblBorders>
      <w:tblCellMar>
        <w:left w:w="0" w:type="dxa"/>
        <w:right w:w="0" w:type="dxa"/>
      </w:tblCellMar>
    </w:tblPr>
    <w:trPr>
      <w:cantSplit/>
      <w:jc w:val="center"/>
    </w:trPr>
    <w:tcPr>
      <w:noWrap/>
      <w:tcMar>
        <w:left w:w="0" w:type="dxa"/>
        <w:right w:w="0" w:type="dxa"/>
      </w:tcMar>
      <w:vAlign w:val="center"/>
    </w:tcPr>
    <w:tblStylePr w:type="firstRow">
      <w:rPr>
        <w:rFonts w:ascii="Arial" w:eastAsia="굴림" w:hAnsi="Arial"/>
        <w:b/>
        <w:i w:val="0"/>
        <w:caps w:val="0"/>
        <w:smallCaps w:val="0"/>
        <w:strike w:val="0"/>
        <w:dstrike w:val="0"/>
        <w:vanish w:val="0"/>
        <w:color w:val="auto"/>
        <w:sz w:val="18"/>
        <w:szCs w:val="18"/>
        <w:u w:val="none"/>
        <w:vertAlign w:val="baseline"/>
        <w:em w:val="none"/>
      </w:rPr>
      <w:tblPr/>
      <w:tcPr>
        <w:tcBorders>
          <w:top w:val="single" w:sz="4" w:space="0" w:color="auto"/>
          <w:left w:val="nil"/>
          <w:bottom w:val="single" w:sz="4" w:space="0" w:color="auto"/>
          <w:right w:val="nil"/>
          <w:insideH w:val="single" w:sz="4" w:space="0" w:color="auto"/>
          <w:insideV w:val="single" w:sz="4" w:space="0" w:color="auto"/>
          <w:tl2br w:val="nil"/>
          <w:tr2bl w:val="nil"/>
        </w:tcBorders>
        <w:shd w:val="clear" w:color="auto" w:fill="E6E6E6"/>
      </w:tcPr>
    </w:tblStylePr>
    <w:tblStylePr w:type="lastRow">
      <w:rPr>
        <w:rFonts w:ascii="Arial" w:eastAsia="굴림" w:hAnsi="Arial"/>
        <w:sz w:val="16"/>
        <w:szCs w:val="16"/>
      </w:rPr>
    </w:tblStylePr>
    <w:tblStylePr w:type="band1Horz">
      <w:rPr>
        <w:rFonts w:ascii="Arial" w:eastAsia="굴림" w:hAnsi="Arial"/>
        <w:b w:val="0"/>
        <w:i w:val="0"/>
        <w:caps w:val="0"/>
        <w:smallCaps w:val="0"/>
        <w:strike w:val="0"/>
        <w:dstrike w:val="0"/>
        <w:vanish w:val="0"/>
        <w:w w:val="100"/>
        <w:sz w:val="16"/>
        <w:szCs w:val="18"/>
        <w:vertAlign w:val="baseline"/>
      </w:rPr>
    </w:tblStylePr>
    <w:tblStylePr w:type="band2Horz">
      <w:rPr>
        <w:rFonts w:ascii="Arial" w:eastAsia="굴림" w:hAnsi="Arial"/>
        <w:b/>
        <w:i w:val="0"/>
        <w:sz w:val="18"/>
        <w:szCs w:val="16"/>
      </w:rPr>
      <w:tblPr/>
      <w:tcPr>
        <w:tcBorders>
          <w:top w:val="single" w:sz="4" w:space="0" w:color="000000"/>
          <w:left w:val="nil"/>
          <w:bottom w:val="single" w:sz="4" w:space="0" w:color="000000"/>
          <w:right w:val="nil"/>
          <w:insideH w:val="single" w:sz="4" w:space="0" w:color="000000"/>
          <w:insideV w:val="single" w:sz="4" w:space="0" w:color="000000"/>
          <w:tl2br w:val="nil"/>
          <w:tr2bl w:val="nil"/>
        </w:tcBorders>
        <w:shd w:val="clear" w:color="auto" w:fill="E6E6E6"/>
      </w:tcPr>
    </w:tblStylePr>
    <w:tblStylePr w:type="seCell">
      <w:rPr>
        <w:rFonts w:ascii="Arial" w:eastAsia="굴림" w:hAnsi="Arial"/>
        <w:sz w:val="16"/>
      </w:rPr>
    </w:tblStylePr>
  </w:style>
  <w:style w:type="table" w:customStyle="1" w:styleId="TCC41">
    <w:name w:val="TCC 레지스터4"/>
    <w:basedOn w:val="a3"/>
    <w:rsid w:val="00FD45AF"/>
    <w:pPr>
      <w:keepLines/>
      <w:kinsoku w:val="0"/>
      <w:overflowPunct w:val="0"/>
      <w:autoSpaceDE w:val="0"/>
      <w:autoSpaceDN w:val="0"/>
      <w:jc w:val="center"/>
    </w:pPr>
    <w:rPr>
      <w:rFonts w:ascii="Arial" w:eastAsia="굴림" w:hAnsi="Arial"/>
      <w:sz w:val="18"/>
      <w:szCs w:val="18"/>
    </w:rPr>
    <w:tblPr>
      <w:tblStyleRowBandSize w:val="1"/>
      <w:tblStyleColBandSize w:val="1"/>
      <w:jc w:val="center"/>
      <w:tblBorders>
        <w:top w:val="single" w:sz="4" w:space="0" w:color="auto"/>
        <w:bottom w:val="single" w:sz="4" w:space="0" w:color="auto"/>
        <w:insideH w:val="single" w:sz="4" w:space="0" w:color="auto"/>
        <w:insideV w:val="single" w:sz="4" w:space="0" w:color="auto"/>
      </w:tblBorders>
      <w:tblCellMar>
        <w:left w:w="0" w:type="dxa"/>
        <w:right w:w="0" w:type="dxa"/>
      </w:tblCellMar>
    </w:tblPr>
    <w:trPr>
      <w:cantSplit/>
      <w:jc w:val="center"/>
    </w:trPr>
    <w:tcPr>
      <w:noWrap/>
      <w:tcMar>
        <w:left w:w="0" w:type="dxa"/>
        <w:right w:w="0" w:type="dxa"/>
      </w:tcMar>
      <w:vAlign w:val="center"/>
    </w:tcPr>
    <w:tblStylePr w:type="firstRow">
      <w:rPr>
        <w:rFonts w:ascii="Arial" w:eastAsia="굴림" w:hAnsi="Arial"/>
        <w:b/>
        <w:i w:val="0"/>
        <w:caps w:val="0"/>
        <w:smallCaps w:val="0"/>
        <w:strike w:val="0"/>
        <w:dstrike w:val="0"/>
        <w:vanish w:val="0"/>
        <w:color w:val="auto"/>
        <w:sz w:val="18"/>
        <w:szCs w:val="18"/>
        <w:u w:val="none"/>
        <w:vertAlign w:val="baseline"/>
        <w:em w:val="none"/>
      </w:rPr>
      <w:tblPr/>
      <w:tcPr>
        <w:tcBorders>
          <w:top w:val="single" w:sz="4" w:space="0" w:color="auto"/>
          <w:left w:val="nil"/>
          <w:bottom w:val="single" w:sz="4" w:space="0" w:color="auto"/>
          <w:right w:val="nil"/>
          <w:insideH w:val="single" w:sz="4" w:space="0" w:color="auto"/>
          <w:insideV w:val="single" w:sz="4" w:space="0" w:color="auto"/>
          <w:tl2br w:val="nil"/>
          <w:tr2bl w:val="nil"/>
        </w:tcBorders>
        <w:shd w:val="clear" w:color="auto" w:fill="E6E6E6"/>
      </w:tcPr>
    </w:tblStylePr>
    <w:tblStylePr w:type="lastRow">
      <w:rPr>
        <w:rFonts w:ascii="Arial" w:eastAsia="굴림" w:hAnsi="Arial"/>
        <w:sz w:val="16"/>
        <w:szCs w:val="16"/>
      </w:rPr>
    </w:tblStylePr>
    <w:tblStylePr w:type="band1Horz">
      <w:rPr>
        <w:rFonts w:ascii="Arial" w:eastAsia="굴림" w:hAnsi="Arial"/>
        <w:b w:val="0"/>
        <w:i w:val="0"/>
        <w:caps w:val="0"/>
        <w:smallCaps w:val="0"/>
        <w:strike w:val="0"/>
        <w:dstrike w:val="0"/>
        <w:vanish w:val="0"/>
        <w:w w:val="100"/>
        <w:sz w:val="16"/>
        <w:szCs w:val="18"/>
        <w:vertAlign w:val="baseline"/>
      </w:rPr>
    </w:tblStylePr>
    <w:tblStylePr w:type="band2Horz">
      <w:rPr>
        <w:rFonts w:ascii="Arial" w:eastAsia="굴림" w:hAnsi="Arial"/>
        <w:b/>
        <w:i w:val="0"/>
        <w:sz w:val="18"/>
        <w:szCs w:val="16"/>
      </w:rPr>
      <w:tblPr/>
      <w:tcPr>
        <w:tcBorders>
          <w:top w:val="single" w:sz="4" w:space="0" w:color="000000"/>
          <w:left w:val="nil"/>
          <w:bottom w:val="single" w:sz="4" w:space="0" w:color="000000"/>
          <w:right w:val="nil"/>
          <w:insideH w:val="single" w:sz="4" w:space="0" w:color="000000"/>
          <w:insideV w:val="single" w:sz="4" w:space="0" w:color="000000"/>
          <w:tl2br w:val="nil"/>
          <w:tr2bl w:val="nil"/>
        </w:tcBorders>
        <w:shd w:val="clear" w:color="auto" w:fill="E6E6E6"/>
      </w:tcPr>
    </w:tblStylePr>
    <w:tblStylePr w:type="seCell">
      <w:rPr>
        <w:rFonts w:ascii="Arial" w:eastAsia="굴림" w:hAnsi="Arial"/>
        <w:sz w:val="16"/>
      </w:rPr>
    </w:tblStylePr>
  </w:style>
  <w:style w:type="table" w:customStyle="1" w:styleId="TCC50">
    <w:name w:val="TCC 레지스터5"/>
    <w:basedOn w:val="a3"/>
    <w:rsid w:val="00FD45AF"/>
    <w:pPr>
      <w:keepLines/>
      <w:kinsoku w:val="0"/>
      <w:overflowPunct w:val="0"/>
      <w:autoSpaceDE w:val="0"/>
      <w:autoSpaceDN w:val="0"/>
      <w:jc w:val="center"/>
    </w:pPr>
    <w:rPr>
      <w:rFonts w:ascii="Arial" w:eastAsia="굴림" w:hAnsi="Arial"/>
      <w:sz w:val="18"/>
      <w:szCs w:val="18"/>
    </w:rPr>
    <w:tblPr>
      <w:tblStyleRowBandSize w:val="1"/>
      <w:tblStyleColBandSize w:val="1"/>
      <w:jc w:val="center"/>
      <w:tblBorders>
        <w:top w:val="single" w:sz="4" w:space="0" w:color="auto"/>
        <w:bottom w:val="single" w:sz="4" w:space="0" w:color="auto"/>
        <w:insideH w:val="single" w:sz="4" w:space="0" w:color="auto"/>
        <w:insideV w:val="single" w:sz="4" w:space="0" w:color="auto"/>
      </w:tblBorders>
      <w:tblCellMar>
        <w:left w:w="0" w:type="dxa"/>
        <w:right w:w="0" w:type="dxa"/>
      </w:tblCellMar>
    </w:tblPr>
    <w:trPr>
      <w:cantSplit/>
      <w:jc w:val="center"/>
    </w:trPr>
    <w:tcPr>
      <w:noWrap/>
      <w:tcMar>
        <w:left w:w="0" w:type="dxa"/>
        <w:right w:w="0" w:type="dxa"/>
      </w:tcMar>
      <w:vAlign w:val="center"/>
    </w:tcPr>
    <w:tblStylePr w:type="firstRow">
      <w:rPr>
        <w:rFonts w:ascii="Arial" w:eastAsia="굴림" w:hAnsi="Arial"/>
        <w:b/>
        <w:i w:val="0"/>
        <w:caps w:val="0"/>
        <w:smallCaps w:val="0"/>
        <w:strike w:val="0"/>
        <w:dstrike w:val="0"/>
        <w:vanish w:val="0"/>
        <w:color w:val="auto"/>
        <w:sz w:val="18"/>
        <w:szCs w:val="18"/>
        <w:u w:val="none"/>
        <w:vertAlign w:val="baseline"/>
        <w:em w:val="none"/>
      </w:rPr>
      <w:tblPr/>
      <w:tcPr>
        <w:tcBorders>
          <w:top w:val="single" w:sz="4" w:space="0" w:color="auto"/>
          <w:left w:val="nil"/>
          <w:bottom w:val="single" w:sz="4" w:space="0" w:color="auto"/>
          <w:right w:val="nil"/>
          <w:insideH w:val="single" w:sz="4" w:space="0" w:color="auto"/>
          <w:insideV w:val="single" w:sz="4" w:space="0" w:color="auto"/>
          <w:tl2br w:val="nil"/>
          <w:tr2bl w:val="nil"/>
        </w:tcBorders>
        <w:shd w:val="clear" w:color="auto" w:fill="E6E6E6"/>
      </w:tcPr>
    </w:tblStylePr>
    <w:tblStylePr w:type="lastRow">
      <w:rPr>
        <w:rFonts w:ascii="Arial" w:eastAsia="굴림" w:hAnsi="Arial"/>
        <w:sz w:val="16"/>
        <w:szCs w:val="16"/>
      </w:rPr>
    </w:tblStylePr>
    <w:tblStylePr w:type="band1Horz">
      <w:rPr>
        <w:rFonts w:ascii="Arial" w:eastAsia="굴림" w:hAnsi="Arial"/>
        <w:b w:val="0"/>
        <w:i w:val="0"/>
        <w:caps w:val="0"/>
        <w:smallCaps w:val="0"/>
        <w:strike w:val="0"/>
        <w:dstrike w:val="0"/>
        <w:vanish w:val="0"/>
        <w:w w:val="100"/>
        <w:sz w:val="16"/>
        <w:szCs w:val="18"/>
        <w:vertAlign w:val="baseline"/>
      </w:rPr>
    </w:tblStylePr>
    <w:tblStylePr w:type="band2Horz">
      <w:rPr>
        <w:rFonts w:ascii="Arial" w:eastAsia="굴림" w:hAnsi="Arial"/>
        <w:b/>
        <w:i w:val="0"/>
        <w:sz w:val="18"/>
        <w:szCs w:val="16"/>
      </w:rPr>
      <w:tblPr/>
      <w:tcPr>
        <w:tcBorders>
          <w:top w:val="single" w:sz="4" w:space="0" w:color="000000"/>
          <w:left w:val="nil"/>
          <w:bottom w:val="single" w:sz="4" w:space="0" w:color="000000"/>
          <w:right w:val="nil"/>
          <w:insideH w:val="single" w:sz="4" w:space="0" w:color="000000"/>
          <w:insideV w:val="single" w:sz="4" w:space="0" w:color="000000"/>
          <w:tl2br w:val="nil"/>
          <w:tr2bl w:val="nil"/>
        </w:tcBorders>
        <w:shd w:val="clear" w:color="auto" w:fill="E6E6E6"/>
      </w:tcPr>
    </w:tblStylePr>
    <w:tblStylePr w:type="seCell">
      <w:rPr>
        <w:rFonts w:ascii="Arial" w:eastAsia="굴림" w:hAnsi="Arial"/>
        <w:sz w:val="16"/>
      </w:rPr>
    </w:tblStylePr>
  </w:style>
  <w:style w:type="table" w:customStyle="1" w:styleId="TCC60">
    <w:name w:val="TCC 레지스터6"/>
    <w:basedOn w:val="a3"/>
    <w:rsid w:val="00FD45AF"/>
    <w:pPr>
      <w:keepLines/>
      <w:kinsoku w:val="0"/>
      <w:overflowPunct w:val="0"/>
      <w:autoSpaceDE w:val="0"/>
      <w:autoSpaceDN w:val="0"/>
      <w:jc w:val="center"/>
    </w:pPr>
    <w:rPr>
      <w:rFonts w:ascii="Arial" w:eastAsia="굴림" w:hAnsi="Arial"/>
      <w:sz w:val="18"/>
      <w:szCs w:val="18"/>
    </w:rPr>
    <w:tblPr>
      <w:tblStyleRowBandSize w:val="1"/>
      <w:tblStyleColBandSize w:val="1"/>
      <w:jc w:val="center"/>
      <w:tblBorders>
        <w:top w:val="single" w:sz="4" w:space="0" w:color="auto"/>
        <w:bottom w:val="single" w:sz="4" w:space="0" w:color="auto"/>
        <w:insideH w:val="single" w:sz="4" w:space="0" w:color="auto"/>
        <w:insideV w:val="single" w:sz="4" w:space="0" w:color="auto"/>
      </w:tblBorders>
      <w:tblCellMar>
        <w:left w:w="0" w:type="dxa"/>
        <w:right w:w="0" w:type="dxa"/>
      </w:tblCellMar>
    </w:tblPr>
    <w:trPr>
      <w:cantSplit/>
      <w:jc w:val="center"/>
    </w:trPr>
    <w:tcPr>
      <w:noWrap/>
      <w:tcMar>
        <w:left w:w="0" w:type="dxa"/>
        <w:right w:w="0" w:type="dxa"/>
      </w:tcMar>
      <w:vAlign w:val="center"/>
    </w:tcPr>
    <w:tblStylePr w:type="firstRow">
      <w:rPr>
        <w:rFonts w:ascii="Arial" w:eastAsia="굴림" w:hAnsi="Arial"/>
        <w:b/>
        <w:i w:val="0"/>
        <w:caps w:val="0"/>
        <w:smallCaps w:val="0"/>
        <w:strike w:val="0"/>
        <w:dstrike w:val="0"/>
        <w:vanish w:val="0"/>
        <w:color w:val="auto"/>
        <w:sz w:val="18"/>
        <w:szCs w:val="18"/>
        <w:u w:val="none"/>
        <w:vertAlign w:val="baseline"/>
        <w:em w:val="none"/>
      </w:rPr>
      <w:tblPr/>
      <w:tcPr>
        <w:tcBorders>
          <w:top w:val="single" w:sz="4" w:space="0" w:color="auto"/>
          <w:left w:val="nil"/>
          <w:bottom w:val="single" w:sz="4" w:space="0" w:color="auto"/>
          <w:right w:val="nil"/>
          <w:insideH w:val="single" w:sz="4" w:space="0" w:color="auto"/>
          <w:insideV w:val="single" w:sz="4" w:space="0" w:color="auto"/>
          <w:tl2br w:val="nil"/>
          <w:tr2bl w:val="nil"/>
        </w:tcBorders>
        <w:shd w:val="clear" w:color="auto" w:fill="E6E6E6"/>
      </w:tcPr>
    </w:tblStylePr>
    <w:tblStylePr w:type="lastRow">
      <w:rPr>
        <w:rFonts w:ascii="Arial" w:eastAsia="굴림" w:hAnsi="Arial"/>
        <w:sz w:val="16"/>
        <w:szCs w:val="16"/>
      </w:rPr>
    </w:tblStylePr>
    <w:tblStylePr w:type="band1Horz">
      <w:rPr>
        <w:rFonts w:ascii="Arial" w:eastAsia="굴림" w:hAnsi="Arial"/>
        <w:b w:val="0"/>
        <w:i w:val="0"/>
        <w:caps w:val="0"/>
        <w:smallCaps w:val="0"/>
        <w:strike w:val="0"/>
        <w:dstrike w:val="0"/>
        <w:vanish w:val="0"/>
        <w:w w:val="100"/>
        <w:sz w:val="16"/>
        <w:szCs w:val="18"/>
        <w:vertAlign w:val="baseline"/>
      </w:rPr>
    </w:tblStylePr>
    <w:tblStylePr w:type="band2Horz">
      <w:rPr>
        <w:rFonts w:ascii="Arial" w:eastAsia="굴림" w:hAnsi="Arial"/>
        <w:b/>
        <w:i w:val="0"/>
        <w:sz w:val="18"/>
        <w:szCs w:val="16"/>
      </w:rPr>
      <w:tblPr/>
      <w:tcPr>
        <w:tcBorders>
          <w:top w:val="single" w:sz="4" w:space="0" w:color="000000"/>
          <w:left w:val="nil"/>
          <w:bottom w:val="single" w:sz="4" w:space="0" w:color="000000"/>
          <w:right w:val="nil"/>
          <w:insideH w:val="single" w:sz="4" w:space="0" w:color="000000"/>
          <w:insideV w:val="single" w:sz="4" w:space="0" w:color="000000"/>
          <w:tl2br w:val="nil"/>
          <w:tr2bl w:val="nil"/>
        </w:tcBorders>
        <w:shd w:val="clear" w:color="auto" w:fill="E6E6E6"/>
      </w:tcPr>
    </w:tblStylePr>
    <w:tblStylePr w:type="seCell">
      <w:rPr>
        <w:rFonts w:ascii="Arial" w:eastAsia="굴림" w:hAnsi="Arial"/>
        <w:sz w:val="16"/>
      </w:rPr>
    </w:tblStylePr>
  </w:style>
  <w:style w:type="table" w:customStyle="1" w:styleId="TCC70">
    <w:name w:val="TCC 레지스터7"/>
    <w:basedOn w:val="a3"/>
    <w:rsid w:val="00FD45AF"/>
    <w:pPr>
      <w:keepLines/>
      <w:kinsoku w:val="0"/>
      <w:overflowPunct w:val="0"/>
      <w:autoSpaceDE w:val="0"/>
      <w:autoSpaceDN w:val="0"/>
      <w:jc w:val="center"/>
    </w:pPr>
    <w:rPr>
      <w:rFonts w:ascii="Arial" w:eastAsia="굴림" w:hAnsi="Arial"/>
      <w:sz w:val="18"/>
      <w:szCs w:val="18"/>
    </w:rPr>
    <w:tblPr>
      <w:tblStyleRowBandSize w:val="1"/>
      <w:tblStyleColBandSize w:val="1"/>
      <w:jc w:val="center"/>
      <w:tblBorders>
        <w:top w:val="single" w:sz="4" w:space="0" w:color="auto"/>
        <w:bottom w:val="single" w:sz="4" w:space="0" w:color="auto"/>
        <w:insideH w:val="single" w:sz="4" w:space="0" w:color="auto"/>
        <w:insideV w:val="single" w:sz="4" w:space="0" w:color="auto"/>
      </w:tblBorders>
      <w:tblCellMar>
        <w:left w:w="0" w:type="dxa"/>
        <w:right w:w="0" w:type="dxa"/>
      </w:tblCellMar>
    </w:tblPr>
    <w:trPr>
      <w:cantSplit/>
      <w:jc w:val="center"/>
    </w:trPr>
    <w:tcPr>
      <w:noWrap/>
      <w:tcMar>
        <w:left w:w="0" w:type="dxa"/>
        <w:right w:w="0" w:type="dxa"/>
      </w:tcMar>
      <w:vAlign w:val="center"/>
    </w:tcPr>
    <w:tblStylePr w:type="firstRow">
      <w:rPr>
        <w:rFonts w:ascii="Arial" w:eastAsia="굴림" w:hAnsi="Arial"/>
        <w:b/>
        <w:i w:val="0"/>
        <w:caps w:val="0"/>
        <w:smallCaps w:val="0"/>
        <w:strike w:val="0"/>
        <w:dstrike w:val="0"/>
        <w:vanish w:val="0"/>
        <w:color w:val="auto"/>
        <w:sz w:val="18"/>
        <w:szCs w:val="18"/>
        <w:u w:val="none"/>
        <w:vertAlign w:val="baseline"/>
        <w:em w:val="none"/>
      </w:rPr>
      <w:tblPr/>
      <w:tcPr>
        <w:tcBorders>
          <w:top w:val="single" w:sz="4" w:space="0" w:color="auto"/>
          <w:left w:val="nil"/>
          <w:bottom w:val="single" w:sz="4" w:space="0" w:color="auto"/>
          <w:right w:val="nil"/>
          <w:insideH w:val="single" w:sz="4" w:space="0" w:color="auto"/>
          <w:insideV w:val="single" w:sz="4" w:space="0" w:color="auto"/>
          <w:tl2br w:val="nil"/>
          <w:tr2bl w:val="nil"/>
        </w:tcBorders>
        <w:shd w:val="clear" w:color="auto" w:fill="E6E6E6"/>
      </w:tcPr>
    </w:tblStylePr>
    <w:tblStylePr w:type="lastRow">
      <w:rPr>
        <w:rFonts w:ascii="Arial" w:eastAsia="굴림" w:hAnsi="Arial"/>
        <w:sz w:val="16"/>
        <w:szCs w:val="16"/>
      </w:rPr>
    </w:tblStylePr>
    <w:tblStylePr w:type="band1Horz">
      <w:rPr>
        <w:rFonts w:ascii="Arial" w:eastAsia="굴림" w:hAnsi="Arial"/>
        <w:b w:val="0"/>
        <w:i w:val="0"/>
        <w:caps w:val="0"/>
        <w:smallCaps w:val="0"/>
        <w:strike w:val="0"/>
        <w:dstrike w:val="0"/>
        <w:vanish w:val="0"/>
        <w:w w:val="100"/>
        <w:sz w:val="16"/>
        <w:szCs w:val="18"/>
        <w:vertAlign w:val="baseline"/>
      </w:rPr>
    </w:tblStylePr>
    <w:tblStylePr w:type="band2Horz">
      <w:rPr>
        <w:rFonts w:ascii="Arial" w:eastAsia="굴림" w:hAnsi="Arial"/>
        <w:b/>
        <w:i w:val="0"/>
        <w:sz w:val="18"/>
        <w:szCs w:val="16"/>
      </w:rPr>
      <w:tblPr/>
      <w:tcPr>
        <w:tcBorders>
          <w:top w:val="single" w:sz="4" w:space="0" w:color="000000"/>
          <w:left w:val="nil"/>
          <w:bottom w:val="single" w:sz="4" w:space="0" w:color="000000"/>
          <w:right w:val="nil"/>
          <w:insideH w:val="single" w:sz="4" w:space="0" w:color="000000"/>
          <w:insideV w:val="single" w:sz="4" w:space="0" w:color="000000"/>
          <w:tl2br w:val="nil"/>
          <w:tr2bl w:val="nil"/>
        </w:tcBorders>
        <w:shd w:val="clear" w:color="auto" w:fill="E6E6E6"/>
      </w:tcPr>
    </w:tblStylePr>
    <w:tblStylePr w:type="seCell">
      <w:rPr>
        <w:rFonts w:ascii="Arial" w:eastAsia="굴림" w:hAnsi="Arial"/>
        <w:sz w:val="16"/>
      </w:rPr>
    </w:tblStylePr>
  </w:style>
  <w:style w:type="table" w:customStyle="1" w:styleId="TCC80">
    <w:name w:val="TCC 레지스터8"/>
    <w:basedOn w:val="a3"/>
    <w:rsid w:val="00FD45AF"/>
    <w:pPr>
      <w:keepLines/>
      <w:kinsoku w:val="0"/>
      <w:overflowPunct w:val="0"/>
      <w:autoSpaceDE w:val="0"/>
      <w:autoSpaceDN w:val="0"/>
      <w:jc w:val="center"/>
    </w:pPr>
    <w:rPr>
      <w:rFonts w:ascii="Arial" w:eastAsia="굴림" w:hAnsi="Arial"/>
      <w:sz w:val="18"/>
      <w:szCs w:val="18"/>
    </w:rPr>
    <w:tblPr>
      <w:tblStyleRowBandSize w:val="1"/>
      <w:tblStyleColBandSize w:val="1"/>
      <w:jc w:val="center"/>
      <w:tblBorders>
        <w:top w:val="single" w:sz="4" w:space="0" w:color="auto"/>
        <w:bottom w:val="single" w:sz="4" w:space="0" w:color="auto"/>
        <w:insideH w:val="single" w:sz="4" w:space="0" w:color="auto"/>
        <w:insideV w:val="single" w:sz="4" w:space="0" w:color="auto"/>
      </w:tblBorders>
      <w:tblCellMar>
        <w:left w:w="0" w:type="dxa"/>
        <w:right w:w="0" w:type="dxa"/>
      </w:tblCellMar>
    </w:tblPr>
    <w:trPr>
      <w:cantSplit/>
      <w:jc w:val="center"/>
    </w:trPr>
    <w:tcPr>
      <w:noWrap/>
      <w:tcMar>
        <w:left w:w="0" w:type="dxa"/>
        <w:right w:w="0" w:type="dxa"/>
      </w:tcMar>
      <w:vAlign w:val="center"/>
    </w:tcPr>
    <w:tblStylePr w:type="firstRow">
      <w:rPr>
        <w:rFonts w:ascii="Arial" w:eastAsia="굴림" w:hAnsi="Arial"/>
        <w:b/>
        <w:i w:val="0"/>
        <w:caps w:val="0"/>
        <w:smallCaps w:val="0"/>
        <w:strike w:val="0"/>
        <w:dstrike w:val="0"/>
        <w:vanish w:val="0"/>
        <w:color w:val="auto"/>
        <w:sz w:val="18"/>
        <w:szCs w:val="18"/>
        <w:u w:val="none"/>
        <w:vertAlign w:val="baseline"/>
        <w:em w:val="none"/>
      </w:rPr>
      <w:tblPr/>
      <w:tcPr>
        <w:tcBorders>
          <w:top w:val="single" w:sz="4" w:space="0" w:color="auto"/>
          <w:left w:val="nil"/>
          <w:bottom w:val="single" w:sz="4" w:space="0" w:color="auto"/>
          <w:right w:val="nil"/>
          <w:insideH w:val="single" w:sz="4" w:space="0" w:color="auto"/>
          <w:insideV w:val="single" w:sz="4" w:space="0" w:color="auto"/>
          <w:tl2br w:val="nil"/>
          <w:tr2bl w:val="nil"/>
        </w:tcBorders>
        <w:shd w:val="clear" w:color="auto" w:fill="E6E6E6"/>
      </w:tcPr>
    </w:tblStylePr>
    <w:tblStylePr w:type="lastRow">
      <w:rPr>
        <w:rFonts w:ascii="Arial" w:eastAsia="굴림" w:hAnsi="Arial"/>
        <w:sz w:val="16"/>
        <w:szCs w:val="16"/>
      </w:rPr>
    </w:tblStylePr>
    <w:tblStylePr w:type="band1Horz">
      <w:rPr>
        <w:rFonts w:ascii="Arial" w:eastAsia="굴림" w:hAnsi="Arial"/>
        <w:b w:val="0"/>
        <w:i w:val="0"/>
        <w:caps w:val="0"/>
        <w:smallCaps w:val="0"/>
        <w:strike w:val="0"/>
        <w:dstrike w:val="0"/>
        <w:vanish w:val="0"/>
        <w:w w:val="100"/>
        <w:sz w:val="16"/>
        <w:szCs w:val="18"/>
        <w:vertAlign w:val="baseline"/>
      </w:rPr>
    </w:tblStylePr>
    <w:tblStylePr w:type="band2Horz">
      <w:rPr>
        <w:rFonts w:ascii="Arial" w:eastAsia="굴림" w:hAnsi="Arial"/>
        <w:b/>
        <w:i w:val="0"/>
        <w:sz w:val="18"/>
        <w:szCs w:val="16"/>
      </w:rPr>
      <w:tblPr/>
      <w:tcPr>
        <w:tcBorders>
          <w:top w:val="single" w:sz="4" w:space="0" w:color="000000"/>
          <w:left w:val="nil"/>
          <w:bottom w:val="single" w:sz="4" w:space="0" w:color="000000"/>
          <w:right w:val="nil"/>
          <w:insideH w:val="single" w:sz="4" w:space="0" w:color="000000"/>
          <w:insideV w:val="single" w:sz="4" w:space="0" w:color="000000"/>
          <w:tl2br w:val="nil"/>
          <w:tr2bl w:val="nil"/>
        </w:tcBorders>
        <w:shd w:val="clear" w:color="auto" w:fill="E6E6E6"/>
      </w:tcPr>
    </w:tblStylePr>
    <w:tblStylePr w:type="seCell">
      <w:rPr>
        <w:rFonts w:ascii="Arial" w:eastAsia="굴림" w:hAnsi="Arial"/>
        <w:sz w:val="16"/>
      </w:rPr>
    </w:tblStylePr>
  </w:style>
  <w:style w:type="table" w:customStyle="1" w:styleId="TCC90">
    <w:name w:val="TCC 레지스터9"/>
    <w:basedOn w:val="a3"/>
    <w:rsid w:val="00FD45AF"/>
    <w:pPr>
      <w:keepLines/>
      <w:kinsoku w:val="0"/>
      <w:overflowPunct w:val="0"/>
      <w:autoSpaceDE w:val="0"/>
      <w:autoSpaceDN w:val="0"/>
      <w:jc w:val="center"/>
    </w:pPr>
    <w:rPr>
      <w:rFonts w:ascii="Arial" w:eastAsia="굴림" w:hAnsi="Arial"/>
      <w:sz w:val="18"/>
      <w:szCs w:val="18"/>
    </w:rPr>
    <w:tblPr>
      <w:tblStyleRowBandSize w:val="1"/>
      <w:tblStyleColBandSize w:val="1"/>
      <w:jc w:val="center"/>
      <w:tblBorders>
        <w:top w:val="single" w:sz="4" w:space="0" w:color="auto"/>
        <w:bottom w:val="single" w:sz="4" w:space="0" w:color="auto"/>
        <w:insideH w:val="single" w:sz="4" w:space="0" w:color="auto"/>
        <w:insideV w:val="single" w:sz="4" w:space="0" w:color="auto"/>
      </w:tblBorders>
      <w:tblCellMar>
        <w:left w:w="0" w:type="dxa"/>
        <w:right w:w="0" w:type="dxa"/>
      </w:tblCellMar>
    </w:tblPr>
    <w:trPr>
      <w:cantSplit/>
      <w:jc w:val="center"/>
    </w:trPr>
    <w:tcPr>
      <w:noWrap/>
      <w:tcMar>
        <w:left w:w="0" w:type="dxa"/>
        <w:right w:w="0" w:type="dxa"/>
      </w:tcMar>
      <w:vAlign w:val="center"/>
    </w:tcPr>
    <w:tblStylePr w:type="firstRow">
      <w:rPr>
        <w:rFonts w:ascii="Arial" w:eastAsia="굴림" w:hAnsi="Arial"/>
        <w:b/>
        <w:i w:val="0"/>
        <w:caps w:val="0"/>
        <w:smallCaps w:val="0"/>
        <w:strike w:val="0"/>
        <w:dstrike w:val="0"/>
        <w:vanish w:val="0"/>
        <w:color w:val="auto"/>
        <w:sz w:val="18"/>
        <w:szCs w:val="18"/>
        <w:u w:val="none"/>
        <w:vertAlign w:val="baseline"/>
        <w:em w:val="none"/>
      </w:rPr>
      <w:tblPr/>
      <w:tcPr>
        <w:tcBorders>
          <w:top w:val="single" w:sz="4" w:space="0" w:color="auto"/>
          <w:left w:val="nil"/>
          <w:bottom w:val="single" w:sz="4" w:space="0" w:color="auto"/>
          <w:right w:val="nil"/>
          <w:insideH w:val="single" w:sz="4" w:space="0" w:color="auto"/>
          <w:insideV w:val="single" w:sz="4" w:space="0" w:color="auto"/>
          <w:tl2br w:val="nil"/>
          <w:tr2bl w:val="nil"/>
        </w:tcBorders>
        <w:shd w:val="clear" w:color="auto" w:fill="E6E6E6"/>
      </w:tcPr>
    </w:tblStylePr>
    <w:tblStylePr w:type="lastRow">
      <w:rPr>
        <w:rFonts w:ascii="Arial" w:eastAsia="굴림" w:hAnsi="Arial"/>
        <w:sz w:val="16"/>
        <w:szCs w:val="16"/>
      </w:rPr>
    </w:tblStylePr>
    <w:tblStylePr w:type="band1Horz">
      <w:rPr>
        <w:rFonts w:ascii="Arial" w:eastAsia="굴림" w:hAnsi="Arial"/>
        <w:b w:val="0"/>
        <w:i w:val="0"/>
        <w:caps w:val="0"/>
        <w:smallCaps w:val="0"/>
        <w:strike w:val="0"/>
        <w:dstrike w:val="0"/>
        <w:vanish w:val="0"/>
        <w:w w:val="100"/>
        <w:sz w:val="16"/>
        <w:szCs w:val="18"/>
        <w:vertAlign w:val="baseline"/>
      </w:rPr>
    </w:tblStylePr>
    <w:tblStylePr w:type="band2Horz">
      <w:rPr>
        <w:rFonts w:ascii="Arial" w:eastAsia="굴림" w:hAnsi="Arial"/>
        <w:b/>
        <w:i w:val="0"/>
        <w:sz w:val="18"/>
        <w:szCs w:val="16"/>
      </w:rPr>
      <w:tblPr/>
      <w:tcPr>
        <w:tcBorders>
          <w:top w:val="single" w:sz="4" w:space="0" w:color="000000"/>
          <w:left w:val="nil"/>
          <w:bottom w:val="single" w:sz="4" w:space="0" w:color="000000"/>
          <w:right w:val="nil"/>
          <w:insideH w:val="single" w:sz="4" w:space="0" w:color="000000"/>
          <w:insideV w:val="single" w:sz="4" w:space="0" w:color="000000"/>
          <w:tl2br w:val="nil"/>
          <w:tr2bl w:val="nil"/>
        </w:tcBorders>
        <w:shd w:val="clear" w:color="auto" w:fill="E6E6E6"/>
      </w:tcPr>
    </w:tblStylePr>
    <w:tblStylePr w:type="seCell">
      <w:rPr>
        <w:rFonts w:ascii="Arial" w:eastAsia="굴림" w:hAnsi="Arial"/>
        <w:sz w:val="16"/>
      </w:rPr>
    </w:tblStylePr>
  </w:style>
  <w:style w:type="paragraph" w:customStyle="1" w:styleId="TCC4">
    <w:name w:val="TCC 본문 목록 단락"/>
    <w:basedOn w:val="a1"/>
    <w:qFormat/>
    <w:rsid w:val="00FD45AF"/>
    <w:pPr>
      <w:numPr>
        <w:numId w:val="16"/>
      </w:numPr>
    </w:pPr>
  </w:style>
  <w:style w:type="table" w:customStyle="1" w:styleId="TCCff1">
    <w:name w:val="TCC 표준표"/>
    <w:basedOn w:val="a3"/>
    <w:rsid w:val="00FD45AF"/>
    <w:rPr>
      <w:rFonts w:ascii="Arial" w:eastAsia="Arial" w:hAnsi="Arial" w:cs="Arial"/>
      <w:sz w:val="18"/>
      <w:szCs w:val="18"/>
    </w:rPr>
    <w:tblPr>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right"/>
    </w:trPr>
    <w:tcPr>
      <w:vAlign w:val="center"/>
    </w:tcPr>
    <w:tblStylePr w:type="firstRow">
      <w:pPr>
        <w:wordWrap/>
        <w:jc w:val="center"/>
      </w:pPr>
      <w:rPr>
        <w:b/>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6E6E6"/>
      </w:tcPr>
    </w:tblStylePr>
  </w:style>
  <w:style w:type="paragraph" w:customStyle="1" w:styleId="TCC220">
    <w:name w:val="TCC 문서제목22"/>
    <w:basedOn w:val="a1"/>
    <w:next w:val="a1"/>
    <w:qFormat/>
    <w:rsid w:val="00AC4864"/>
    <w:pPr>
      <w:spacing w:line="360" w:lineRule="auto"/>
      <w:jc w:val="left"/>
    </w:pPr>
    <w:rPr>
      <w:rFonts w:cs="바탕"/>
      <w:b/>
      <w:bCs/>
      <w:sz w:val="44"/>
      <w:szCs w:val="20"/>
    </w:rPr>
  </w:style>
  <w:style w:type="table" w:customStyle="1" w:styleId="TCC33">
    <w:name w:val="TCC 레지스터비트표3"/>
    <w:basedOn w:val="a3"/>
    <w:rsid w:val="00FD45AF"/>
    <w:pPr>
      <w:widowControl w:val="0"/>
      <w:wordWrap w:val="0"/>
      <w:autoSpaceDE w:val="0"/>
      <w:autoSpaceDN w:val="0"/>
      <w:jc w:val="center"/>
    </w:pPr>
    <w:rPr>
      <w:rFonts w:ascii="Arial" w:eastAsia="굴림" w:hAnsi="Arial"/>
      <w:sz w:val="18"/>
      <w:szCs w:val="16"/>
    </w:rPr>
    <w:tblPr>
      <w:tblStyleRowBandSize w:val="1"/>
      <w:tblStyleColBandSize w:val="1"/>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rPr>
      <w:jc w:val="right"/>
    </w:trPr>
    <w:tcPr>
      <w:shd w:val="clear" w:color="auto" w:fill="auto"/>
      <w:tcMar>
        <w:left w:w="0" w:type="dxa"/>
        <w:right w:w="0" w:type="dxa"/>
      </w:tcMar>
      <w:vAlign w:val="center"/>
    </w:tcPr>
    <w:tblStylePr w:type="firstRow">
      <w:pPr>
        <w:jc w:val="center"/>
      </w:pPr>
      <w:rPr>
        <w:rFonts w:ascii="Arial" w:eastAsia="바탕" w:hAnsi="Arial"/>
        <w:b/>
        <w:i w:val="0"/>
        <w:iCs/>
        <w:color w:val="auto"/>
        <w:spacing w:val="0"/>
        <w:w w:val="100"/>
        <w:kern w:val="20"/>
        <w:position w:val="0"/>
        <w:sz w:val="18"/>
        <w:szCs w:val="20"/>
        <w:u w:val="none"/>
        <w:em w:val="none"/>
      </w:rPr>
      <w:tblPr/>
      <w:tcPr>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val="clear" w:color="auto" w:fill="E6E6E6"/>
      </w:tcPr>
    </w:tblStylePr>
    <w:tblStylePr w:type="lastRow">
      <w:rPr>
        <w:b w:val="0"/>
        <w:color w:val="auto"/>
      </w:rPr>
      <w:tblPr/>
      <w:tcPr>
        <w:tcBorders>
          <w:top w:val="single" w:sz="6" w:space="0" w:color="000000"/>
          <w:tl2br w:val="none" w:sz="0" w:space="0" w:color="auto"/>
          <w:tr2bl w:val="none" w:sz="0" w:space="0" w:color="auto"/>
        </w:tcBorders>
      </w:tcPr>
    </w:tblStylePr>
    <w:tblStylePr w:type="firstCol">
      <w:pPr>
        <w:jc w:val="center"/>
      </w:pPr>
      <w:tblPr/>
      <w:tcPr>
        <w:tcBorders>
          <w:right w:val="nil"/>
        </w:tcBorders>
      </w:tcPr>
    </w:tblStylePr>
    <w:tblStylePr w:type="lastCol">
      <w:pPr>
        <w:jc w:val="both"/>
      </w:pPr>
      <w:rPr>
        <w:rFonts w:ascii="Arial" w:eastAsia="굴림" w:hAnsi="Arial"/>
        <w:sz w:val="18"/>
      </w:rPr>
    </w:tblStylePr>
    <w:tblStylePr w:type="band1Horz">
      <w:rPr>
        <w:rFonts w:ascii="Arial" w:eastAsia="굴림" w:hAnsi="Arial"/>
        <w:sz w:val="18"/>
      </w:rPr>
    </w:tblStylePr>
    <w:tblStylePr w:type="band2Horz">
      <w:rPr>
        <w:sz w:val="18"/>
      </w:rPr>
    </w:tblStylePr>
    <w:tblStylePr w:type="neCell">
      <w:rPr>
        <w:b/>
        <w:bCs/>
        <w:i w:val="0"/>
        <w:iCs w:val="0"/>
      </w:rPr>
      <w:tblPr/>
      <w:tcPr>
        <w:tcBorders>
          <w:tl2br w:val="none" w:sz="0" w:space="0" w:color="auto"/>
          <w:tr2bl w:val="none" w:sz="0" w:space="0" w:color="auto"/>
        </w:tcBorders>
      </w:tcPr>
    </w:tblStylePr>
    <w:tblStylePr w:type="swCell">
      <w:rPr>
        <w:b w:val="0"/>
        <w:bCs/>
      </w:rPr>
      <w:tblPr/>
      <w:tcPr>
        <w:tcBorders>
          <w:tl2br w:val="none" w:sz="0" w:space="0" w:color="auto"/>
          <w:tr2bl w:val="none" w:sz="0" w:space="0" w:color="auto"/>
        </w:tcBorders>
      </w:tcPr>
    </w:tblStylePr>
  </w:style>
  <w:style w:type="table" w:customStyle="1" w:styleId="TCC42">
    <w:name w:val="TCC 레지스터비트표4"/>
    <w:basedOn w:val="a3"/>
    <w:rsid w:val="00FD45AF"/>
    <w:pPr>
      <w:widowControl w:val="0"/>
      <w:wordWrap w:val="0"/>
      <w:autoSpaceDE w:val="0"/>
      <w:autoSpaceDN w:val="0"/>
      <w:jc w:val="center"/>
    </w:pPr>
    <w:rPr>
      <w:rFonts w:ascii="Arial" w:eastAsia="굴림" w:hAnsi="Arial"/>
      <w:sz w:val="18"/>
      <w:szCs w:val="16"/>
    </w:rPr>
    <w:tblPr>
      <w:tblStyleRowBandSize w:val="1"/>
      <w:tblStyleColBandSize w:val="1"/>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rPr>
      <w:jc w:val="right"/>
    </w:trPr>
    <w:tcPr>
      <w:shd w:val="clear" w:color="auto" w:fill="auto"/>
      <w:tcMar>
        <w:left w:w="0" w:type="dxa"/>
        <w:right w:w="0" w:type="dxa"/>
      </w:tcMar>
      <w:vAlign w:val="center"/>
    </w:tcPr>
    <w:tblStylePr w:type="firstRow">
      <w:pPr>
        <w:jc w:val="center"/>
      </w:pPr>
      <w:rPr>
        <w:rFonts w:ascii="Arial" w:eastAsia="바탕" w:hAnsi="Arial"/>
        <w:b/>
        <w:i w:val="0"/>
        <w:iCs/>
        <w:color w:val="auto"/>
        <w:spacing w:val="0"/>
        <w:w w:val="100"/>
        <w:kern w:val="20"/>
        <w:position w:val="0"/>
        <w:sz w:val="18"/>
        <w:szCs w:val="20"/>
        <w:u w:val="none"/>
        <w:em w:val="none"/>
      </w:rPr>
      <w:tblPr/>
      <w:tcPr>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val="clear" w:color="auto" w:fill="E6E6E6"/>
      </w:tcPr>
    </w:tblStylePr>
    <w:tblStylePr w:type="lastRow">
      <w:rPr>
        <w:b w:val="0"/>
        <w:color w:val="auto"/>
      </w:rPr>
      <w:tblPr/>
      <w:tcPr>
        <w:tcBorders>
          <w:top w:val="single" w:sz="6" w:space="0" w:color="000000"/>
          <w:tl2br w:val="none" w:sz="0" w:space="0" w:color="auto"/>
          <w:tr2bl w:val="none" w:sz="0" w:space="0" w:color="auto"/>
        </w:tcBorders>
      </w:tcPr>
    </w:tblStylePr>
    <w:tblStylePr w:type="firstCol">
      <w:pPr>
        <w:jc w:val="center"/>
      </w:pPr>
      <w:tblPr/>
      <w:tcPr>
        <w:tcBorders>
          <w:right w:val="nil"/>
        </w:tcBorders>
      </w:tcPr>
    </w:tblStylePr>
    <w:tblStylePr w:type="lastCol">
      <w:pPr>
        <w:jc w:val="both"/>
      </w:pPr>
      <w:rPr>
        <w:rFonts w:ascii="Arial" w:eastAsia="굴림" w:hAnsi="Arial"/>
        <w:sz w:val="18"/>
      </w:rPr>
    </w:tblStylePr>
    <w:tblStylePr w:type="band1Horz">
      <w:rPr>
        <w:rFonts w:ascii="Arial" w:eastAsia="굴림" w:hAnsi="Arial"/>
        <w:sz w:val="18"/>
      </w:rPr>
    </w:tblStylePr>
    <w:tblStylePr w:type="band2Horz">
      <w:rPr>
        <w:sz w:val="18"/>
      </w:rPr>
    </w:tblStylePr>
    <w:tblStylePr w:type="neCell">
      <w:rPr>
        <w:b/>
        <w:bCs/>
        <w:i w:val="0"/>
        <w:iCs w:val="0"/>
      </w:rPr>
      <w:tblPr/>
      <w:tcPr>
        <w:tcBorders>
          <w:tl2br w:val="none" w:sz="0" w:space="0" w:color="auto"/>
          <w:tr2bl w:val="none" w:sz="0" w:space="0" w:color="auto"/>
        </w:tcBorders>
      </w:tcPr>
    </w:tblStylePr>
    <w:tblStylePr w:type="swCell">
      <w:rPr>
        <w:b w:val="0"/>
        <w:bCs/>
      </w:rPr>
      <w:tblPr/>
      <w:tcPr>
        <w:tcBorders>
          <w:tl2br w:val="none" w:sz="0" w:space="0" w:color="auto"/>
          <w:tr2bl w:val="none" w:sz="0" w:space="0" w:color="auto"/>
        </w:tcBorders>
      </w:tcPr>
    </w:tblStylePr>
  </w:style>
  <w:style w:type="table" w:customStyle="1" w:styleId="TCC100">
    <w:name w:val="TCC 레지스터10"/>
    <w:basedOn w:val="a3"/>
    <w:rsid w:val="00FD45AF"/>
    <w:pPr>
      <w:keepLines/>
      <w:kinsoku w:val="0"/>
      <w:overflowPunct w:val="0"/>
      <w:autoSpaceDE w:val="0"/>
      <w:autoSpaceDN w:val="0"/>
      <w:jc w:val="center"/>
    </w:pPr>
    <w:rPr>
      <w:rFonts w:ascii="Arial" w:eastAsia="굴림" w:hAnsi="Arial"/>
      <w:sz w:val="18"/>
      <w:szCs w:val="18"/>
    </w:rPr>
    <w:tblPr>
      <w:tblStyleRowBandSize w:val="1"/>
      <w:tblStyleColBandSize w:val="1"/>
      <w:jc w:val="center"/>
      <w:tblBorders>
        <w:top w:val="single" w:sz="4" w:space="0" w:color="auto"/>
        <w:bottom w:val="single" w:sz="4" w:space="0" w:color="auto"/>
        <w:insideH w:val="single" w:sz="4" w:space="0" w:color="auto"/>
        <w:insideV w:val="single" w:sz="4" w:space="0" w:color="auto"/>
      </w:tblBorders>
      <w:tblCellMar>
        <w:left w:w="0" w:type="dxa"/>
        <w:right w:w="0" w:type="dxa"/>
      </w:tblCellMar>
    </w:tblPr>
    <w:trPr>
      <w:cantSplit/>
      <w:jc w:val="center"/>
    </w:trPr>
    <w:tcPr>
      <w:noWrap/>
      <w:tcMar>
        <w:left w:w="0" w:type="dxa"/>
        <w:right w:w="0" w:type="dxa"/>
      </w:tcMar>
      <w:vAlign w:val="center"/>
    </w:tcPr>
    <w:tblStylePr w:type="firstRow">
      <w:rPr>
        <w:rFonts w:ascii="Arial" w:eastAsia="굴림" w:hAnsi="Arial"/>
        <w:b/>
        <w:i w:val="0"/>
        <w:caps w:val="0"/>
        <w:smallCaps w:val="0"/>
        <w:strike w:val="0"/>
        <w:dstrike w:val="0"/>
        <w:vanish w:val="0"/>
        <w:color w:val="auto"/>
        <w:sz w:val="18"/>
        <w:szCs w:val="18"/>
        <w:u w:val="none"/>
        <w:vertAlign w:val="baseline"/>
        <w:em w:val="none"/>
      </w:rPr>
      <w:tblPr/>
      <w:tcPr>
        <w:tcBorders>
          <w:top w:val="single" w:sz="4" w:space="0" w:color="auto"/>
          <w:left w:val="nil"/>
          <w:bottom w:val="single" w:sz="4" w:space="0" w:color="auto"/>
          <w:right w:val="nil"/>
          <w:insideH w:val="single" w:sz="4" w:space="0" w:color="auto"/>
          <w:insideV w:val="single" w:sz="4" w:space="0" w:color="auto"/>
          <w:tl2br w:val="nil"/>
          <w:tr2bl w:val="nil"/>
        </w:tcBorders>
        <w:shd w:val="clear" w:color="auto" w:fill="E6E6E6"/>
      </w:tcPr>
    </w:tblStylePr>
    <w:tblStylePr w:type="lastRow">
      <w:rPr>
        <w:rFonts w:ascii="Arial" w:eastAsia="굴림" w:hAnsi="Arial"/>
        <w:sz w:val="16"/>
        <w:szCs w:val="16"/>
      </w:rPr>
    </w:tblStylePr>
    <w:tblStylePr w:type="band1Horz">
      <w:rPr>
        <w:rFonts w:ascii="Arial" w:eastAsia="굴림" w:hAnsi="Arial"/>
        <w:b w:val="0"/>
        <w:i w:val="0"/>
        <w:caps w:val="0"/>
        <w:smallCaps w:val="0"/>
        <w:strike w:val="0"/>
        <w:dstrike w:val="0"/>
        <w:vanish w:val="0"/>
        <w:w w:val="100"/>
        <w:sz w:val="16"/>
        <w:szCs w:val="18"/>
        <w:vertAlign w:val="baseline"/>
      </w:rPr>
    </w:tblStylePr>
    <w:tblStylePr w:type="band2Horz">
      <w:rPr>
        <w:rFonts w:ascii="Arial" w:eastAsia="굴림" w:hAnsi="Arial"/>
        <w:b/>
        <w:i w:val="0"/>
        <w:sz w:val="18"/>
        <w:szCs w:val="16"/>
      </w:rPr>
      <w:tblPr/>
      <w:tcPr>
        <w:tcBorders>
          <w:top w:val="single" w:sz="4" w:space="0" w:color="000000"/>
          <w:left w:val="nil"/>
          <w:bottom w:val="single" w:sz="4" w:space="0" w:color="000000"/>
          <w:right w:val="nil"/>
          <w:insideH w:val="single" w:sz="4" w:space="0" w:color="000000"/>
          <w:insideV w:val="single" w:sz="4" w:space="0" w:color="000000"/>
          <w:tl2br w:val="nil"/>
          <w:tr2bl w:val="nil"/>
        </w:tcBorders>
        <w:shd w:val="clear" w:color="auto" w:fill="E6E6E6"/>
      </w:tcPr>
    </w:tblStylePr>
    <w:tblStylePr w:type="seCell">
      <w:rPr>
        <w:rFonts w:ascii="Arial" w:eastAsia="굴림" w:hAnsi="Arial"/>
        <w:sz w:val="16"/>
      </w:rPr>
    </w:tblStylePr>
  </w:style>
  <w:style w:type="table" w:customStyle="1" w:styleId="TCC51">
    <w:name w:val="TCC 레지스터비트표5"/>
    <w:basedOn w:val="a3"/>
    <w:rsid w:val="00FD45AF"/>
    <w:pPr>
      <w:widowControl w:val="0"/>
      <w:wordWrap w:val="0"/>
      <w:autoSpaceDE w:val="0"/>
      <w:autoSpaceDN w:val="0"/>
      <w:jc w:val="center"/>
    </w:pPr>
    <w:rPr>
      <w:rFonts w:ascii="Arial" w:eastAsia="굴림" w:hAnsi="Arial"/>
      <w:sz w:val="18"/>
      <w:szCs w:val="16"/>
    </w:rPr>
    <w:tblPr>
      <w:tblStyleRowBandSize w:val="1"/>
      <w:tblStyleColBandSize w:val="1"/>
      <w:jc w:val="right"/>
      <w:tblBorders>
        <w:top w:val="single" w:sz="12" w:space="0" w:color="000000"/>
        <w:bottom w:val="single" w:sz="12" w:space="0" w:color="000000"/>
        <w:insideH w:val="single" w:sz="4" w:space="0" w:color="000000"/>
      </w:tblBorders>
    </w:tblPr>
    <w:trPr>
      <w:jc w:val="right"/>
    </w:trPr>
    <w:tcPr>
      <w:shd w:val="clear" w:color="auto" w:fill="auto"/>
      <w:tcMar>
        <w:left w:w="0" w:type="dxa"/>
        <w:right w:w="0" w:type="dxa"/>
      </w:tcMar>
      <w:vAlign w:val="center"/>
    </w:tcPr>
    <w:tblStylePr w:type="firstRow">
      <w:pPr>
        <w:jc w:val="center"/>
      </w:pPr>
      <w:rPr>
        <w:rFonts w:ascii="Arial" w:eastAsia="바탕" w:hAnsi="Arial"/>
        <w:b/>
        <w:i w:val="0"/>
        <w:iCs/>
        <w:color w:val="auto"/>
        <w:spacing w:val="0"/>
        <w:w w:val="100"/>
        <w:kern w:val="20"/>
        <w:position w:val="0"/>
        <w:sz w:val="18"/>
        <w:szCs w:val="20"/>
        <w:u w:val="none"/>
        <w:em w:val="none"/>
      </w:rPr>
      <w:tblPr/>
      <w:tcPr>
        <w:tcBorders>
          <w:top w:val="single" w:sz="12" w:space="0" w:color="000000"/>
          <w:bottom w:val="single" w:sz="12" w:space="0" w:color="000000"/>
        </w:tcBorders>
        <w:shd w:val="clear" w:color="auto" w:fill="E6E6E6"/>
      </w:tcPr>
    </w:tblStylePr>
    <w:tblStylePr w:type="lastRow">
      <w:rPr>
        <w:b w:val="0"/>
        <w:color w:val="auto"/>
      </w:rPr>
      <w:tblPr/>
      <w:tcPr>
        <w:tcBorders>
          <w:top w:val="single" w:sz="6" w:space="0" w:color="000000"/>
          <w:tl2br w:val="none" w:sz="0" w:space="0" w:color="auto"/>
          <w:tr2bl w:val="none" w:sz="0" w:space="0" w:color="auto"/>
        </w:tcBorders>
      </w:tcPr>
    </w:tblStylePr>
    <w:tblStylePr w:type="firstCol">
      <w:pPr>
        <w:jc w:val="center"/>
      </w:pPr>
      <w:tblPr/>
      <w:tcPr>
        <w:tcBorders>
          <w:right w:val="nil"/>
        </w:tcBorders>
      </w:tcPr>
    </w:tblStylePr>
    <w:tblStylePr w:type="lastCol">
      <w:pPr>
        <w:jc w:val="both"/>
      </w:pPr>
      <w:rPr>
        <w:rFonts w:ascii="Arial" w:eastAsia="굴림" w:hAnsi="Arial"/>
        <w:sz w:val="18"/>
      </w:rPr>
    </w:tblStylePr>
    <w:tblStylePr w:type="band1Horz">
      <w:rPr>
        <w:rFonts w:ascii="Arial" w:eastAsia="굴림" w:hAnsi="Arial"/>
        <w:sz w:val="18"/>
      </w:rPr>
    </w:tblStylePr>
    <w:tblStylePr w:type="band2Horz">
      <w:rPr>
        <w:sz w:val="18"/>
      </w:rPr>
    </w:tblStylePr>
    <w:tblStylePr w:type="neCell">
      <w:rPr>
        <w:b/>
        <w:bCs/>
        <w:i w:val="0"/>
        <w:iCs w:val="0"/>
      </w:rPr>
      <w:tblPr/>
      <w:tcPr>
        <w:tcBorders>
          <w:tl2br w:val="none" w:sz="0" w:space="0" w:color="auto"/>
          <w:tr2bl w:val="none" w:sz="0" w:space="0" w:color="auto"/>
        </w:tcBorders>
      </w:tcPr>
    </w:tblStylePr>
    <w:tblStylePr w:type="swCell">
      <w:rPr>
        <w:b w:val="0"/>
        <w:bCs/>
      </w:rPr>
      <w:tblPr/>
      <w:tcPr>
        <w:tcBorders>
          <w:tl2br w:val="none" w:sz="0" w:space="0" w:color="auto"/>
          <w:tr2bl w:val="none" w:sz="0" w:space="0" w:color="auto"/>
        </w:tcBorders>
      </w:tcPr>
    </w:tblStylePr>
  </w:style>
  <w:style w:type="table" w:customStyle="1" w:styleId="TCC110">
    <w:name w:val="TCC 표일반11"/>
    <w:basedOn w:val="a3"/>
    <w:rsid w:val="00D6021B"/>
    <w:pPr>
      <w:jc w:val="both"/>
    </w:pPr>
    <w:rPr>
      <w:rFonts w:ascii="Arial" w:eastAsia="굴림" w:hAnsi="Arial"/>
      <w:sz w:val="18"/>
    </w:rPr>
    <w:tblPr>
      <w:tblStyleRowBandSize w:val="1"/>
      <w:tblStyleColBandSize w:val="1"/>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jc w:val="right"/>
    </w:trPr>
    <w:tcPr>
      <w:tcMar>
        <w:left w:w="0" w:type="dxa"/>
        <w:right w:w="0" w:type="dxa"/>
      </w:tcMar>
      <w:vAlign w:val="center"/>
    </w:tcPr>
    <w:tblStylePr w:type="firstRow">
      <w:pPr>
        <w:jc w:val="center"/>
      </w:pPr>
      <w:rPr>
        <w:rFonts w:ascii="Arial" w:eastAsia="굴림" w:hAnsi="Arial"/>
        <w:b/>
        <w:sz w:val="18"/>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l2br w:val="nil"/>
          <w:tr2bl w:val="nil"/>
        </w:tcBorders>
        <w:shd w:val="clear" w:color="auto" w:fill="E6E6E6"/>
      </w:tcPr>
    </w:tblStylePr>
    <w:tblStylePr w:type="firstCol">
      <w:pPr>
        <w:jc w:val="center"/>
      </w:pPr>
    </w:tblStylePr>
    <w:tblStylePr w:type="lastCol">
      <w:pPr>
        <w:jc w:val="both"/>
      </w:pPr>
    </w:tblStylePr>
    <w:tblStylePr w:type="band1Horz">
      <w:pPr>
        <w:jc w:val="center"/>
      </w:pPr>
    </w:tblStylePr>
    <w:tblStylePr w:type="band2Horz">
      <w:pPr>
        <w:jc w:val="center"/>
      </w:pPr>
    </w:tblStylePr>
  </w:style>
  <w:style w:type="table" w:customStyle="1" w:styleId="TCC111">
    <w:name w:val="TCC 레지스터11"/>
    <w:basedOn w:val="a3"/>
    <w:rsid w:val="00FD45AF"/>
    <w:pPr>
      <w:keepLines/>
      <w:kinsoku w:val="0"/>
      <w:overflowPunct w:val="0"/>
      <w:autoSpaceDE w:val="0"/>
      <w:autoSpaceDN w:val="0"/>
      <w:jc w:val="center"/>
    </w:pPr>
    <w:rPr>
      <w:rFonts w:ascii="Arial" w:eastAsia="굴림" w:hAnsi="Arial"/>
      <w:sz w:val="18"/>
      <w:szCs w:val="18"/>
    </w:rPr>
    <w:tblPr>
      <w:tblStyleRowBandSize w:val="1"/>
      <w:tblStyleColBandSize w:val="1"/>
      <w:jc w:val="center"/>
      <w:tblBorders>
        <w:top w:val="single" w:sz="4" w:space="0" w:color="auto"/>
        <w:bottom w:val="single" w:sz="4" w:space="0" w:color="auto"/>
        <w:insideH w:val="single" w:sz="4" w:space="0" w:color="auto"/>
        <w:insideV w:val="single" w:sz="4" w:space="0" w:color="auto"/>
      </w:tblBorders>
      <w:tblCellMar>
        <w:left w:w="0" w:type="dxa"/>
        <w:right w:w="0" w:type="dxa"/>
      </w:tblCellMar>
    </w:tblPr>
    <w:trPr>
      <w:cantSplit/>
      <w:jc w:val="center"/>
    </w:trPr>
    <w:tcPr>
      <w:noWrap/>
      <w:tcMar>
        <w:left w:w="0" w:type="dxa"/>
        <w:right w:w="0" w:type="dxa"/>
      </w:tcMar>
      <w:vAlign w:val="center"/>
    </w:tcPr>
    <w:tblStylePr w:type="firstRow">
      <w:rPr>
        <w:rFonts w:ascii="Arial" w:eastAsia="굴림" w:hAnsi="Arial"/>
        <w:b/>
        <w:i w:val="0"/>
        <w:caps w:val="0"/>
        <w:smallCaps w:val="0"/>
        <w:strike w:val="0"/>
        <w:dstrike w:val="0"/>
        <w:vanish w:val="0"/>
        <w:color w:val="auto"/>
        <w:sz w:val="18"/>
        <w:szCs w:val="18"/>
        <w:u w:val="none"/>
        <w:vertAlign w:val="baseline"/>
        <w:em w:val="none"/>
      </w:rPr>
      <w:tblPr/>
      <w:tcPr>
        <w:tcBorders>
          <w:top w:val="single" w:sz="4" w:space="0" w:color="auto"/>
          <w:left w:val="nil"/>
          <w:bottom w:val="single" w:sz="4" w:space="0" w:color="auto"/>
          <w:right w:val="nil"/>
          <w:insideH w:val="single" w:sz="4" w:space="0" w:color="auto"/>
          <w:insideV w:val="single" w:sz="4" w:space="0" w:color="auto"/>
          <w:tl2br w:val="nil"/>
          <w:tr2bl w:val="nil"/>
        </w:tcBorders>
        <w:shd w:val="clear" w:color="auto" w:fill="E6E6E6"/>
      </w:tcPr>
    </w:tblStylePr>
    <w:tblStylePr w:type="lastRow">
      <w:rPr>
        <w:rFonts w:ascii="Arial" w:eastAsia="굴림" w:hAnsi="Arial"/>
        <w:sz w:val="16"/>
        <w:szCs w:val="16"/>
      </w:rPr>
    </w:tblStylePr>
    <w:tblStylePr w:type="band1Horz">
      <w:rPr>
        <w:rFonts w:ascii="Arial" w:eastAsia="굴림" w:hAnsi="Arial"/>
        <w:b w:val="0"/>
        <w:i w:val="0"/>
        <w:caps w:val="0"/>
        <w:smallCaps w:val="0"/>
        <w:strike w:val="0"/>
        <w:dstrike w:val="0"/>
        <w:vanish w:val="0"/>
        <w:w w:val="100"/>
        <w:sz w:val="16"/>
        <w:szCs w:val="18"/>
        <w:vertAlign w:val="baseline"/>
      </w:rPr>
    </w:tblStylePr>
    <w:tblStylePr w:type="band2Horz">
      <w:rPr>
        <w:rFonts w:ascii="Arial" w:eastAsia="굴림" w:hAnsi="Arial"/>
        <w:b/>
        <w:i w:val="0"/>
        <w:sz w:val="18"/>
        <w:szCs w:val="16"/>
      </w:rPr>
      <w:tblPr/>
      <w:tcPr>
        <w:tcBorders>
          <w:top w:val="single" w:sz="4" w:space="0" w:color="000000"/>
          <w:left w:val="nil"/>
          <w:bottom w:val="single" w:sz="4" w:space="0" w:color="000000"/>
          <w:right w:val="nil"/>
          <w:insideH w:val="single" w:sz="4" w:space="0" w:color="000000"/>
          <w:insideV w:val="single" w:sz="4" w:space="0" w:color="000000"/>
          <w:tl2br w:val="nil"/>
          <w:tr2bl w:val="nil"/>
        </w:tcBorders>
        <w:shd w:val="clear" w:color="auto" w:fill="E6E6E6"/>
      </w:tcPr>
    </w:tblStylePr>
    <w:tblStylePr w:type="seCell">
      <w:rPr>
        <w:rFonts w:ascii="Arial" w:eastAsia="굴림" w:hAnsi="Arial"/>
        <w:sz w:val="16"/>
      </w:rPr>
    </w:tblStylePr>
  </w:style>
  <w:style w:type="table" w:customStyle="1" w:styleId="TCC61">
    <w:name w:val="TCC 레지스터비트표6"/>
    <w:basedOn w:val="a3"/>
    <w:rsid w:val="00FD45AF"/>
    <w:pPr>
      <w:widowControl w:val="0"/>
      <w:wordWrap w:val="0"/>
      <w:autoSpaceDE w:val="0"/>
      <w:autoSpaceDN w:val="0"/>
      <w:jc w:val="center"/>
    </w:pPr>
    <w:rPr>
      <w:rFonts w:ascii="Arial" w:eastAsia="굴림" w:hAnsi="Arial"/>
      <w:sz w:val="18"/>
      <w:szCs w:val="16"/>
    </w:rPr>
    <w:tblPr>
      <w:tblStyleRowBandSize w:val="1"/>
      <w:tblStyleColBandSize w:val="1"/>
      <w:jc w:val="right"/>
      <w:tblBorders>
        <w:top w:val="single" w:sz="12" w:space="0" w:color="000000"/>
        <w:bottom w:val="single" w:sz="12" w:space="0" w:color="000000"/>
        <w:insideH w:val="single" w:sz="4" w:space="0" w:color="000000"/>
      </w:tblBorders>
    </w:tblPr>
    <w:trPr>
      <w:jc w:val="right"/>
    </w:trPr>
    <w:tcPr>
      <w:shd w:val="clear" w:color="auto" w:fill="auto"/>
      <w:tcMar>
        <w:left w:w="0" w:type="dxa"/>
        <w:right w:w="0" w:type="dxa"/>
      </w:tcMar>
      <w:vAlign w:val="center"/>
    </w:tcPr>
    <w:tblStylePr w:type="firstRow">
      <w:pPr>
        <w:jc w:val="center"/>
      </w:pPr>
      <w:rPr>
        <w:rFonts w:ascii="Arial" w:eastAsia="바탕" w:hAnsi="Arial"/>
        <w:b/>
        <w:i w:val="0"/>
        <w:iCs/>
        <w:color w:val="auto"/>
        <w:spacing w:val="0"/>
        <w:w w:val="100"/>
        <w:kern w:val="20"/>
        <w:position w:val="0"/>
        <w:sz w:val="18"/>
        <w:szCs w:val="20"/>
        <w:u w:val="none"/>
        <w:em w:val="none"/>
      </w:rPr>
      <w:tblPr/>
      <w:tcPr>
        <w:tcBorders>
          <w:top w:val="single" w:sz="12" w:space="0" w:color="000000"/>
          <w:bottom w:val="single" w:sz="12" w:space="0" w:color="000000"/>
        </w:tcBorders>
        <w:shd w:val="clear" w:color="auto" w:fill="E6E6E6"/>
      </w:tcPr>
    </w:tblStylePr>
    <w:tblStylePr w:type="lastRow">
      <w:rPr>
        <w:b w:val="0"/>
        <w:color w:val="auto"/>
      </w:rPr>
      <w:tblPr/>
      <w:tcPr>
        <w:tcBorders>
          <w:top w:val="single" w:sz="6" w:space="0" w:color="000000"/>
          <w:tl2br w:val="none" w:sz="0" w:space="0" w:color="auto"/>
          <w:tr2bl w:val="none" w:sz="0" w:space="0" w:color="auto"/>
        </w:tcBorders>
      </w:tcPr>
    </w:tblStylePr>
    <w:tblStylePr w:type="firstCol">
      <w:pPr>
        <w:jc w:val="center"/>
      </w:pPr>
      <w:tblPr/>
      <w:tcPr>
        <w:tcBorders>
          <w:right w:val="nil"/>
        </w:tcBorders>
      </w:tcPr>
    </w:tblStylePr>
    <w:tblStylePr w:type="lastCol">
      <w:pPr>
        <w:jc w:val="both"/>
      </w:pPr>
      <w:rPr>
        <w:rFonts w:ascii="Arial" w:eastAsia="굴림" w:hAnsi="Arial"/>
        <w:sz w:val="18"/>
      </w:rPr>
    </w:tblStylePr>
    <w:tblStylePr w:type="band1Horz">
      <w:rPr>
        <w:rFonts w:ascii="Arial" w:eastAsia="굴림" w:hAnsi="Arial"/>
        <w:sz w:val="18"/>
      </w:rPr>
    </w:tblStylePr>
    <w:tblStylePr w:type="band2Horz">
      <w:rPr>
        <w:sz w:val="18"/>
      </w:rPr>
    </w:tblStylePr>
    <w:tblStylePr w:type="neCell">
      <w:rPr>
        <w:b/>
        <w:bCs/>
        <w:i w:val="0"/>
        <w:iCs w:val="0"/>
      </w:rPr>
      <w:tblPr/>
      <w:tcPr>
        <w:tcBorders>
          <w:tl2br w:val="none" w:sz="0" w:space="0" w:color="auto"/>
          <w:tr2bl w:val="none" w:sz="0" w:space="0" w:color="auto"/>
        </w:tcBorders>
      </w:tcPr>
    </w:tblStylePr>
    <w:tblStylePr w:type="swCell">
      <w:rPr>
        <w:b w:val="0"/>
        <w:bCs/>
      </w:rPr>
      <w:tblPr/>
      <w:tcPr>
        <w:tcBorders>
          <w:tl2br w:val="none" w:sz="0" w:space="0" w:color="auto"/>
          <w:tr2bl w:val="none" w:sz="0" w:space="0" w:color="auto"/>
        </w:tcBorders>
      </w:tcPr>
    </w:tblStylePr>
  </w:style>
  <w:style w:type="table" w:customStyle="1" w:styleId="TCC34">
    <w:name w:val="TCC 표일반3"/>
    <w:basedOn w:val="a3"/>
    <w:rsid w:val="00D6021B"/>
    <w:pPr>
      <w:jc w:val="both"/>
    </w:pPr>
    <w:rPr>
      <w:rFonts w:ascii="Arial" w:eastAsia="굴림" w:hAnsi="Arial"/>
      <w:sz w:val="18"/>
    </w:rPr>
    <w:tblPr>
      <w:tblStyleRowBandSize w:val="1"/>
      <w:tblStyleColBandSize w:val="1"/>
      <w:jc w:val="right"/>
      <w:tblBorders>
        <w:top w:val="single" w:sz="12" w:space="0" w:color="auto"/>
        <w:bottom w:val="single" w:sz="12" w:space="0" w:color="auto"/>
        <w:insideH w:val="single" w:sz="4" w:space="0" w:color="auto"/>
      </w:tblBorders>
    </w:tblPr>
    <w:trPr>
      <w:jc w:val="right"/>
    </w:trPr>
    <w:tcPr>
      <w:tcMar>
        <w:left w:w="0" w:type="dxa"/>
        <w:right w:w="0" w:type="dxa"/>
      </w:tcMar>
      <w:vAlign w:val="center"/>
    </w:tcPr>
    <w:tblStylePr w:type="firstRow">
      <w:pPr>
        <w:jc w:val="center"/>
      </w:pPr>
      <w:rPr>
        <w:rFonts w:ascii="Arial" w:eastAsia="굴림" w:hAnsi="Arial"/>
        <w:b/>
        <w:sz w:val="18"/>
      </w:rPr>
      <w:tblPr/>
      <w:tcPr>
        <w:tcBorders>
          <w:top w:val="single" w:sz="12" w:space="0" w:color="auto"/>
          <w:left w:val="nil"/>
          <w:bottom w:val="single" w:sz="12" w:space="0" w:color="auto"/>
          <w:right w:val="nil"/>
          <w:insideH w:val="single" w:sz="4" w:space="0" w:color="auto"/>
          <w:insideV w:val="nil"/>
          <w:tl2br w:val="nil"/>
          <w:tr2bl w:val="nil"/>
        </w:tcBorders>
        <w:shd w:val="clear" w:color="auto" w:fill="E6E6E6"/>
      </w:tcPr>
    </w:tblStylePr>
    <w:tblStylePr w:type="firstCol">
      <w:pPr>
        <w:jc w:val="center"/>
      </w:pPr>
    </w:tblStylePr>
    <w:tblStylePr w:type="lastCol">
      <w:pPr>
        <w:jc w:val="both"/>
      </w:pPr>
    </w:tblStylePr>
    <w:tblStylePr w:type="band1Horz">
      <w:pPr>
        <w:jc w:val="center"/>
      </w:pPr>
    </w:tblStylePr>
    <w:tblStylePr w:type="band2Horz">
      <w:pPr>
        <w:jc w:val="center"/>
      </w:pPr>
    </w:tblStylePr>
  </w:style>
  <w:style w:type="table" w:customStyle="1" w:styleId="TCC43">
    <w:name w:val="TCC 표일반4"/>
    <w:basedOn w:val="a3"/>
    <w:rsid w:val="00D6021B"/>
    <w:pPr>
      <w:jc w:val="both"/>
    </w:pPr>
    <w:rPr>
      <w:rFonts w:ascii="Arial" w:eastAsia="굴림" w:hAnsi="Arial"/>
      <w:sz w:val="18"/>
    </w:rPr>
    <w:tblPr>
      <w:tblStyleRowBandSize w:val="1"/>
      <w:tblStyleColBandSize w:val="1"/>
      <w:jc w:val="right"/>
      <w:tblBorders>
        <w:top w:val="single" w:sz="12" w:space="0" w:color="auto"/>
        <w:bottom w:val="single" w:sz="12" w:space="0" w:color="auto"/>
        <w:insideH w:val="single" w:sz="4" w:space="0" w:color="auto"/>
      </w:tblBorders>
    </w:tblPr>
    <w:trPr>
      <w:jc w:val="right"/>
    </w:trPr>
    <w:tcPr>
      <w:tcMar>
        <w:left w:w="0" w:type="dxa"/>
        <w:right w:w="0" w:type="dxa"/>
      </w:tcMar>
      <w:vAlign w:val="center"/>
    </w:tcPr>
    <w:tblStylePr w:type="firstRow">
      <w:pPr>
        <w:jc w:val="center"/>
      </w:pPr>
      <w:rPr>
        <w:rFonts w:ascii="Arial" w:eastAsia="굴림" w:hAnsi="Arial"/>
        <w:b/>
        <w:sz w:val="18"/>
      </w:rPr>
      <w:tblPr/>
      <w:tcPr>
        <w:tcBorders>
          <w:top w:val="single" w:sz="12" w:space="0" w:color="auto"/>
          <w:left w:val="nil"/>
          <w:bottom w:val="single" w:sz="12" w:space="0" w:color="auto"/>
          <w:right w:val="nil"/>
          <w:insideH w:val="single" w:sz="4" w:space="0" w:color="auto"/>
          <w:insideV w:val="nil"/>
          <w:tl2br w:val="nil"/>
          <w:tr2bl w:val="nil"/>
        </w:tcBorders>
        <w:shd w:val="clear" w:color="auto" w:fill="E6E6E6"/>
      </w:tcPr>
    </w:tblStylePr>
    <w:tblStylePr w:type="firstCol">
      <w:pPr>
        <w:jc w:val="center"/>
      </w:pPr>
    </w:tblStylePr>
    <w:tblStylePr w:type="lastCol">
      <w:pPr>
        <w:jc w:val="both"/>
      </w:pPr>
    </w:tblStylePr>
    <w:tblStylePr w:type="band1Horz">
      <w:pPr>
        <w:jc w:val="center"/>
      </w:pPr>
    </w:tblStylePr>
    <w:tblStylePr w:type="band2Horz">
      <w:pPr>
        <w:jc w:val="center"/>
      </w:pPr>
    </w:tblStylePr>
  </w:style>
  <w:style w:type="table" w:customStyle="1" w:styleId="TCC19">
    <w:name w:val="TCC핀표1"/>
    <w:basedOn w:val="a3"/>
    <w:rsid w:val="00FD45AF"/>
    <w:rPr>
      <w:rFonts w:ascii="Verdana" w:hAnsi="Verdana"/>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pPr>
        <w:wordWrap/>
        <w:spacing w:beforeLines="0" w:beforeAutospacing="0" w:afterLines="0" w:afterAutospacing="0" w:line="240" w:lineRule="auto"/>
        <w:ind w:leftChars="0" w:left="0" w:rightChars="0" w:right="0" w:firstLineChars="0" w:firstLine="0"/>
        <w:contextualSpacing w:val="0"/>
        <w:jc w:val="center"/>
        <w:outlineLvl w:val="9"/>
      </w:pPr>
      <w:rPr>
        <w:rFonts w:ascii="맑은 고딕" w:eastAsia="LucidaSansTypewriteX" w:hAnsi="맑은 고딕"/>
        <w:b/>
        <w:i w:val="0"/>
        <w:caps w:val="0"/>
        <w:smallCaps w:val="0"/>
        <w:strike w:val="0"/>
        <w:dstrike w:val="0"/>
        <w:vanish w:val="0"/>
        <w:sz w:val="20"/>
        <w:szCs w:val="20"/>
        <w:u w:val="none"/>
        <w:vertAlign w:val="baseline"/>
        <w:em w:val="none"/>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E6E6E6"/>
      </w:tcPr>
    </w:tblStylePr>
    <w:tblStylePr w:type="firstCol">
      <w:pPr>
        <w:wordWrap/>
        <w:spacing w:beforeLines="0" w:beforeAutospacing="0" w:afterLines="0" w:afterAutospacing="0" w:line="240" w:lineRule="auto"/>
        <w:ind w:leftChars="0" w:left="0" w:rightChars="0" w:right="0" w:firstLineChars="0" w:firstLine="0"/>
        <w:contextualSpacing w:val="0"/>
        <w:jc w:val="left"/>
      </w:pPr>
    </w:tblStylePr>
  </w:style>
  <w:style w:type="table" w:customStyle="1" w:styleId="TCC1a">
    <w:name w:val="TCC 핀표1"/>
    <w:basedOn w:val="a3"/>
    <w:rsid w:val="00FD45AF"/>
    <w:pPr>
      <w:jc w:val="center"/>
    </w:pPr>
    <w:rPr>
      <w:rFonts w:ascii="Arial" w:eastAsia="굴림" w:hAnsi="Arial"/>
      <w:sz w:val="16"/>
    </w:rPr>
    <w:tblPr>
      <w:tblStyleRowBandSize w:val="1"/>
      <w:tblStyleColBandSize w:val="1"/>
      <w:jc w:val="center"/>
      <w:tblBorders>
        <w:insideH w:val="single" w:sz="4" w:space="0" w:color="auto"/>
      </w:tblBorders>
    </w:tblPr>
    <w:trPr>
      <w:jc w:val="center"/>
    </w:trPr>
    <w:tcPr>
      <w:tcMar>
        <w:left w:w="0" w:type="dxa"/>
        <w:right w:w="0" w:type="dxa"/>
      </w:tcMar>
      <w:vAlign w:val="center"/>
    </w:tcPr>
    <w:tblStylePr w:type="firstRow">
      <w:pPr>
        <w:wordWrap/>
        <w:spacing w:beforeLines="0" w:beforeAutospacing="0" w:afterLines="0" w:afterAutospacing="0" w:line="240" w:lineRule="auto"/>
        <w:ind w:leftChars="0" w:left="0" w:rightChars="0" w:right="0" w:firstLineChars="0" w:firstLine="0"/>
        <w:contextualSpacing w:val="0"/>
        <w:jc w:val="center"/>
        <w:outlineLvl w:val="9"/>
      </w:pPr>
      <w:rPr>
        <w:rFonts w:ascii="Arial" w:eastAsia="굴림" w:hAnsi="Arial" w:cs="Times New Roman"/>
        <w:b/>
        <w:i w:val="0"/>
        <w:caps w:val="0"/>
        <w:smallCaps w:val="0"/>
        <w:strike w:val="0"/>
        <w:dstrike w:val="0"/>
        <w:vanish w:val="0"/>
        <w:sz w:val="18"/>
        <w:szCs w:val="16"/>
        <w:u w:val="none"/>
        <w:vertAlign w:val="baseline"/>
        <w:em w:val="none"/>
      </w:rPr>
      <w:tblPr/>
      <w:tcPr>
        <w:tcBorders>
          <w:top w:val="single" w:sz="12" w:space="0" w:color="auto"/>
          <w:left w:val="nil"/>
          <w:bottom w:val="single" w:sz="12" w:space="0" w:color="auto"/>
          <w:right w:val="nil"/>
          <w:insideH w:val="nil"/>
          <w:insideV w:val="nil"/>
          <w:tl2br w:val="nil"/>
          <w:tr2bl w:val="nil"/>
        </w:tcBorders>
        <w:shd w:val="clear" w:color="auto" w:fill="E6E6E6"/>
      </w:tcPr>
    </w:tblStylePr>
    <w:tblStylePr w:type="lastRow">
      <w:tblPr/>
      <w:tcPr>
        <w:tcBorders>
          <w:bottom w:val="single" w:sz="12" w:space="0" w:color="auto"/>
        </w:tcBorders>
      </w:tcPr>
    </w:tblStylePr>
    <w:tblStylePr w:type="firstCol">
      <w:pPr>
        <w:wordWrap/>
        <w:spacing w:beforeLines="0" w:beforeAutospacing="0" w:afterLines="0" w:afterAutospacing="0" w:line="240" w:lineRule="auto"/>
        <w:ind w:leftChars="0" w:left="0" w:rightChars="0" w:right="0" w:firstLineChars="0" w:firstLine="0"/>
        <w:contextualSpacing w:val="0"/>
        <w:jc w:val="center"/>
      </w:pPr>
    </w:tblStylePr>
    <w:tblStylePr w:type="lastCol">
      <w:pPr>
        <w:jc w:val="center"/>
      </w:pPr>
    </w:tblStylePr>
  </w:style>
  <w:style w:type="table" w:customStyle="1" w:styleId="TCC27">
    <w:name w:val="TCC 표일반 가운데2"/>
    <w:basedOn w:val="TCCd"/>
    <w:rsid w:val="00D6021B"/>
    <w:pPr>
      <w:jc w:val="center"/>
    </w:pPr>
    <w:tblPr>
      <w:tblBorders>
        <w:top w:val="single" w:sz="12" w:space="0" w:color="auto"/>
        <w:left w:val="none" w:sz="0" w:space="0" w:color="auto"/>
        <w:bottom w:val="single" w:sz="12" w:space="0" w:color="auto"/>
        <w:right w:val="none" w:sz="0" w:space="0" w:color="auto"/>
        <w:insideH w:val="none" w:sz="0" w:space="0" w:color="auto"/>
        <w:insideV w:val="none" w:sz="0" w:space="0" w:color="auto"/>
      </w:tblBorders>
    </w:tblPr>
    <w:tblStylePr w:type="firstRow">
      <w:pPr>
        <w:jc w:val="center"/>
      </w:pPr>
      <w:rPr>
        <w:rFonts w:ascii="Arial" w:eastAsia="굴림" w:hAnsi="Arial"/>
        <w:b/>
        <w:sz w:val="20"/>
      </w:rPr>
      <w:tblPr/>
      <w:tcPr>
        <w:tcBorders>
          <w:top w:val="single" w:sz="12" w:space="0" w:color="auto"/>
          <w:left w:val="nil"/>
          <w:bottom w:val="single" w:sz="12" w:space="0" w:color="auto"/>
          <w:right w:val="nil"/>
          <w:insideH w:val="single" w:sz="4" w:space="0" w:color="auto"/>
          <w:insideV w:val="nil"/>
          <w:tl2br w:val="nil"/>
          <w:tr2bl w:val="nil"/>
        </w:tcBorders>
        <w:shd w:val="clear" w:color="auto" w:fill="E6E6E6"/>
      </w:tcPr>
    </w:tblStylePr>
    <w:tblStylePr w:type="lastRow">
      <w:rPr>
        <w:sz w:val="18"/>
      </w:rPr>
    </w:tblStylePr>
    <w:tblStylePr w:type="firstCol">
      <w:pPr>
        <w:jc w:val="center"/>
      </w:pPr>
      <w:rPr>
        <w:sz w:val="18"/>
      </w:rPr>
    </w:tblStylePr>
    <w:tblStylePr w:type="lastCol">
      <w:pPr>
        <w:jc w:val="center"/>
      </w:pPr>
      <w:rPr>
        <w:sz w:val="18"/>
      </w:rPr>
    </w:tblStylePr>
    <w:tblStylePr w:type="band1Horz">
      <w:pPr>
        <w:jc w:val="center"/>
      </w:pPr>
      <w:rPr>
        <w:sz w:val="18"/>
      </w:rPr>
    </w:tblStylePr>
    <w:tblStylePr w:type="band2Horz">
      <w:pPr>
        <w:jc w:val="center"/>
      </w:pPr>
      <w:rPr>
        <w:sz w:val="18"/>
      </w:rPr>
    </w:tblStylePr>
  </w:style>
  <w:style w:type="table" w:customStyle="1" w:styleId="TCC112">
    <w:name w:val="TCC 레지스터비트표11"/>
    <w:basedOn w:val="a3"/>
    <w:rsid w:val="00FD45AF"/>
    <w:pPr>
      <w:widowControl w:val="0"/>
      <w:wordWrap w:val="0"/>
      <w:autoSpaceDE w:val="0"/>
      <w:autoSpaceDN w:val="0"/>
      <w:jc w:val="center"/>
    </w:pPr>
    <w:rPr>
      <w:rFonts w:ascii="Arial" w:eastAsia="굴림" w:hAnsi="Arial"/>
      <w:sz w:val="18"/>
      <w:szCs w:val="16"/>
    </w:rPr>
    <w:tblPr>
      <w:tblStyleRowBandSize w:val="1"/>
      <w:tblStyleColBandSize w:val="1"/>
      <w:jc w:val="right"/>
      <w:tblBorders>
        <w:top w:val="single" w:sz="12" w:space="0" w:color="000000"/>
        <w:bottom w:val="single" w:sz="12" w:space="0" w:color="000000"/>
        <w:insideH w:val="single" w:sz="4" w:space="0" w:color="000000"/>
      </w:tblBorders>
    </w:tblPr>
    <w:trPr>
      <w:jc w:val="right"/>
    </w:trPr>
    <w:tcPr>
      <w:shd w:val="clear" w:color="auto" w:fill="auto"/>
      <w:tcMar>
        <w:left w:w="0" w:type="dxa"/>
        <w:right w:w="0" w:type="dxa"/>
      </w:tcMar>
      <w:vAlign w:val="center"/>
    </w:tcPr>
    <w:tblStylePr w:type="firstRow">
      <w:pPr>
        <w:jc w:val="center"/>
      </w:pPr>
      <w:rPr>
        <w:rFonts w:ascii="Arial" w:eastAsia="바탕" w:hAnsi="Arial"/>
        <w:b/>
        <w:i w:val="0"/>
        <w:iCs/>
        <w:color w:val="auto"/>
        <w:spacing w:val="0"/>
        <w:w w:val="100"/>
        <w:kern w:val="20"/>
        <w:position w:val="0"/>
        <w:sz w:val="18"/>
        <w:szCs w:val="20"/>
        <w:u w:val="none"/>
        <w:em w:val="none"/>
      </w:rPr>
      <w:tblPr/>
      <w:tcPr>
        <w:tcBorders>
          <w:top w:val="single" w:sz="12" w:space="0" w:color="000000"/>
          <w:bottom w:val="single" w:sz="12" w:space="0" w:color="000000"/>
        </w:tcBorders>
        <w:shd w:val="clear" w:color="auto" w:fill="E6E6E6"/>
      </w:tcPr>
    </w:tblStylePr>
    <w:tblStylePr w:type="lastRow">
      <w:rPr>
        <w:b w:val="0"/>
        <w:color w:val="auto"/>
      </w:rPr>
      <w:tblPr/>
      <w:tcPr>
        <w:tcBorders>
          <w:top w:val="single" w:sz="6" w:space="0" w:color="000000"/>
          <w:tl2br w:val="none" w:sz="0" w:space="0" w:color="auto"/>
          <w:tr2bl w:val="none" w:sz="0" w:space="0" w:color="auto"/>
        </w:tcBorders>
      </w:tcPr>
    </w:tblStylePr>
    <w:tblStylePr w:type="firstCol">
      <w:pPr>
        <w:jc w:val="center"/>
      </w:pPr>
      <w:tblPr/>
      <w:tcPr>
        <w:tcBorders>
          <w:right w:val="nil"/>
        </w:tcBorders>
      </w:tcPr>
    </w:tblStylePr>
    <w:tblStylePr w:type="lastCol">
      <w:pPr>
        <w:jc w:val="both"/>
      </w:pPr>
      <w:rPr>
        <w:rFonts w:ascii="Arial" w:eastAsia="굴림" w:hAnsi="Arial"/>
        <w:sz w:val="18"/>
      </w:rPr>
    </w:tblStylePr>
    <w:tblStylePr w:type="band1Horz">
      <w:rPr>
        <w:rFonts w:ascii="Arial" w:eastAsia="굴림" w:hAnsi="Arial"/>
        <w:sz w:val="18"/>
      </w:rPr>
    </w:tblStylePr>
    <w:tblStylePr w:type="band2Horz">
      <w:rPr>
        <w:sz w:val="18"/>
      </w:rPr>
    </w:tblStylePr>
    <w:tblStylePr w:type="neCell">
      <w:rPr>
        <w:b/>
        <w:bCs/>
        <w:i w:val="0"/>
        <w:iCs w:val="0"/>
      </w:rPr>
      <w:tblPr/>
      <w:tcPr>
        <w:tcBorders>
          <w:tl2br w:val="none" w:sz="0" w:space="0" w:color="auto"/>
          <w:tr2bl w:val="none" w:sz="0" w:space="0" w:color="auto"/>
        </w:tcBorders>
      </w:tcPr>
    </w:tblStylePr>
    <w:tblStylePr w:type="swCell">
      <w:rPr>
        <w:b w:val="0"/>
        <w:bCs/>
      </w:rPr>
      <w:tblPr/>
      <w:tcPr>
        <w:tcBorders>
          <w:tl2br w:val="none" w:sz="0" w:space="0" w:color="auto"/>
          <w:tr2bl w:val="none" w:sz="0" w:space="0" w:color="auto"/>
        </w:tcBorders>
      </w:tcPr>
    </w:tblStylePr>
  </w:style>
  <w:style w:type="table" w:customStyle="1" w:styleId="TCC210">
    <w:name w:val="TCC 레지스터비트표21"/>
    <w:basedOn w:val="a3"/>
    <w:rsid w:val="00FD45AF"/>
    <w:pPr>
      <w:widowControl w:val="0"/>
      <w:wordWrap w:val="0"/>
      <w:autoSpaceDE w:val="0"/>
      <w:autoSpaceDN w:val="0"/>
      <w:jc w:val="center"/>
    </w:pPr>
    <w:rPr>
      <w:rFonts w:ascii="Arial" w:eastAsia="굴림" w:hAnsi="Arial"/>
      <w:sz w:val="18"/>
      <w:szCs w:val="16"/>
    </w:rPr>
    <w:tblPr>
      <w:tblStyleRowBandSize w:val="1"/>
      <w:tblStyleColBandSize w:val="1"/>
      <w:jc w:val="right"/>
      <w:tblBorders>
        <w:top w:val="single" w:sz="12" w:space="0" w:color="000000"/>
        <w:bottom w:val="single" w:sz="12" w:space="0" w:color="000000"/>
        <w:insideH w:val="single" w:sz="4" w:space="0" w:color="000000"/>
      </w:tblBorders>
    </w:tblPr>
    <w:trPr>
      <w:jc w:val="right"/>
    </w:trPr>
    <w:tcPr>
      <w:shd w:val="clear" w:color="auto" w:fill="auto"/>
      <w:tcMar>
        <w:left w:w="0" w:type="dxa"/>
        <w:right w:w="0" w:type="dxa"/>
      </w:tcMar>
      <w:vAlign w:val="center"/>
    </w:tcPr>
    <w:tblStylePr w:type="firstRow">
      <w:pPr>
        <w:jc w:val="center"/>
      </w:pPr>
      <w:rPr>
        <w:rFonts w:ascii="Arial" w:eastAsia="바탕" w:hAnsi="Arial"/>
        <w:b/>
        <w:i w:val="0"/>
        <w:iCs/>
        <w:color w:val="auto"/>
        <w:spacing w:val="0"/>
        <w:w w:val="100"/>
        <w:kern w:val="20"/>
        <w:position w:val="0"/>
        <w:sz w:val="18"/>
        <w:szCs w:val="20"/>
        <w:u w:val="none"/>
        <w:em w:val="none"/>
      </w:rPr>
      <w:tblPr/>
      <w:tcPr>
        <w:tcBorders>
          <w:top w:val="single" w:sz="12" w:space="0" w:color="000000"/>
          <w:bottom w:val="single" w:sz="12" w:space="0" w:color="000000"/>
        </w:tcBorders>
        <w:shd w:val="clear" w:color="auto" w:fill="E6E6E6"/>
      </w:tcPr>
    </w:tblStylePr>
    <w:tblStylePr w:type="lastRow">
      <w:rPr>
        <w:b w:val="0"/>
        <w:color w:val="auto"/>
      </w:rPr>
      <w:tblPr/>
      <w:tcPr>
        <w:tcBorders>
          <w:top w:val="single" w:sz="6" w:space="0" w:color="000000"/>
          <w:tl2br w:val="none" w:sz="0" w:space="0" w:color="auto"/>
          <w:tr2bl w:val="none" w:sz="0" w:space="0" w:color="auto"/>
        </w:tcBorders>
      </w:tcPr>
    </w:tblStylePr>
    <w:tblStylePr w:type="firstCol">
      <w:pPr>
        <w:jc w:val="center"/>
      </w:pPr>
      <w:tblPr/>
      <w:tcPr>
        <w:tcBorders>
          <w:right w:val="nil"/>
        </w:tcBorders>
      </w:tcPr>
    </w:tblStylePr>
    <w:tblStylePr w:type="lastCol">
      <w:pPr>
        <w:jc w:val="both"/>
      </w:pPr>
      <w:rPr>
        <w:rFonts w:ascii="Arial" w:eastAsia="굴림" w:hAnsi="Arial"/>
        <w:sz w:val="18"/>
      </w:rPr>
    </w:tblStylePr>
    <w:tblStylePr w:type="band1Horz">
      <w:rPr>
        <w:rFonts w:ascii="Arial" w:eastAsia="굴림" w:hAnsi="Arial"/>
        <w:sz w:val="18"/>
      </w:rPr>
    </w:tblStylePr>
    <w:tblStylePr w:type="band2Horz">
      <w:rPr>
        <w:sz w:val="18"/>
      </w:rPr>
    </w:tblStylePr>
    <w:tblStylePr w:type="neCell">
      <w:rPr>
        <w:b/>
        <w:bCs/>
        <w:i w:val="0"/>
        <w:iCs w:val="0"/>
      </w:rPr>
      <w:tblPr/>
      <w:tcPr>
        <w:tcBorders>
          <w:tl2br w:val="none" w:sz="0" w:space="0" w:color="auto"/>
          <w:tr2bl w:val="none" w:sz="0" w:space="0" w:color="auto"/>
        </w:tcBorders>
      </w:tcPr>
    </w:tblStylePr>
    <w:tblStylePr w:type="swCell">
      <w:rPr>
        <w:b w:val="0"/>
        <w:bCs/>
      </w:rPr>
      <w:tblPr/>
      <w:tcPr>
        <w:tcBorders>
          <w:tl2br w:val="none" w:sz="0" w:space="0" w:color="auto"/>
          <w:tr2bl w:val="none" w:sz="0" w:space="0" w:color="auto"/>
        </w:tcBorders>
      </w:tcPr>
    </w:tblStylePr>
  </w:style>
  <w:style w:type="table" w:customStyle="1" w:styleId="TCC211">
    <w:name w:val="TCC 표일반21"/>
    <w:basedOn w:val="TCCd"/>
    <w:rsid w:val="00D6021B"/>
    <w:tblPr>
      <w:tblBorders>
        <w:top w:val="single" w:sz="12" w:space="0" w:color="auto"/>
        <w:left w:val="none" w:sz="0" w:space="0" w:color="auto"/>
        <w:bottom w:val="single" w:sz="12" w:space="0" w:color="auto"/>
        <w:right w:val="none" w:sz="0" w:space="0" w:color="auto"/>
        <w:insideH w:val="none" w:sz="0" w:space="0" w:color="auto"/>
        <w:insideV w:val="none" w:sz="0" w:space="0" w:color="auto"/>
      </w:tblBorders>
    </w:tblPr>
    <w:tblStylePr w:type="firstRow">
      <w:pPr>
        <w:jc w:val="center"/>
      </w:pPr>
      <w:rPr>
        <w:rFonts w:ascii="Times New Roman" w:eastAsia="굴림" w:hAnsi="Times New Roman"/>
        <w:b/>
        <w:sz w:val="20"/>
      </w:rPr>
      <w:tblPr/>
      <w:tcPr>
        <w:tcBorders>
          <w:top w:val="single" w:sz="12" w:space="0" w:color="auto"/>
          <w:left w:val="nil"/>
          <w:bottom w:val="single" w:sz="12" w:space="0" w:color="auto"/>
          <w:right w:val="nil"/>
          <w:insideH w:val="single" w:sz="4" w:space="0" w:color="auto"/>
          <w:insideV w:val="nil"/>
          <w:tl2br w:val="nil"/>
          <w:tr2bl w:val="nil"/>
        </w:tcBorders>
        <w:shd w:val="clear" w:color="auto" w:fill="E6E6E6"/>
      </w:tcPr>
    </w:tblStylePr>
    <w:tblStylePr w:type="firstCol">
      <w:pPr>
        <w:jc w:val="center"/>
      </w:pPr>
    </w:tblStylePr>
    <w:tblStylePr w:type="lastCol">
      <w:pPr>
        <w:jc w:val="both"/>
      </w:pPr>
    </w:tblStylePr>
    <w:tblStylePr w:type="band1Horz">
      <w:pPr>
        <w:jc w:val="both"/>
      </w:pPr>
    </w:tblStylePr>
    <w:tblStylePr w:type="band2Horz">
      <w:pPr>
        <w:jc w:val="both"/>
      </w:pPr>
    </w:tblStylePr>
  </w:style>
  <w:style w:type="table" w:customStyle="1" w:styleId="TCC1b">
    <w:name w:val="TCC 표레지스터1"/>
    <w:basedOn w:val="a3"/>
    <w:rsid w:val="00D6021B"/>
    <w:pPr>
      <w:jc w:val="center"/>
    </w:pPr>
    <w:rPr>
      <w:rFonts w:ascii="Arial" w:eastAsia="굴림" w:hAnsi="Arial"/>
      <w:sz w:val="18"/>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blStylePr w:type="band1Horz">
      <w:pPr>
        <w:wordWrap/>
        <w:jc w:val="center"/>
      </w:pPr>
      <w:rPr>
        <w:b/>
      </w:rPr>
      <w:tblPr/>
      <w:tcPr>
        <w:shd w:val="clear" w:color="auto" w:fill="E6E6E6"/>
      </w:tcPr>
    </w:tblStylePr>
  </w:style>
  <w:style w:type="table" w:customStyle="1" w:styleId="TCC120">
    <w:name w:val="TCC 표일반12"/>
    <w:basedOn w:val="a3"/>
    <w:rsid w:val="00D6021B"/>
    <w:pPr>
      <w:jc w:val="both"/>
    </w:pPr>
    <w:rPr>
      <w:rFonts w:ascii="Arial" w:eastAsia="굴림" w:hAnsi="Arial"/>
      <w:sz w:val="18"/>
    </w:rPr>
    <w:tblPr>
      <w:tblStyleRowBandSize w:val="1"/>
      <w:tblStyleColBandSize w:val="1"/>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jc w:val="right"/>
    </w:trPr>
    <w:tcPr>
      <w:tcMar>
        <w:left w:w="0" w:type="dxa"/>
        <w:right w:w="0" w:type="dxa"/>
      </w:tcMar>
      <w:vAlign w:val="center"/>
    </w:tcPr>
    <w:tblStylePr w:type="firstRow">
      <w:pPr>
        <w:jc w:val="center"/>
      </w:pPr>
      <w:rPr>
        <w:rFonts w:ascii="Arial" w:eastAsia="굴림" w:hAnsi="Arial"/>
        <w:b/>
        <w:sz w:val="18"/>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l2br w:val="nil"/>
          <w:tr2bl w:val="nil"/>
        </w:tcBorders>
        <w:shd w:val="clear" w:color="auto" w:fill="E6E6E6"/>
      </w:tcPr>
    </w:tblStylePr>
    <w:tblStylePr w:type="firstCol">
      <w:pPr>
        <w:jc w:val="center"/>
      </w:pPr>
    </w:tblStylePr>
    <w:tblStylePr w:type="lastCol">
      <w:pPr>
        <w:jc w:val="both"/>
      </w:pPr>
    </w:tblStylePr>
    <w:tblStylePr w:type="band1Horz">
      <w:pPr>
        <w:jc w:val="center"/>
      </w:pPr>
    </w:tblStylePr>
    <w:tblStylePr w:type="band2Horz">
      <w:pPr>
        <w:jc w:val="center"/>
      </w:pPr>
    </w:tblStylePr>
  </w:style>
  <w:style w:type="table" w:customStyle="1" w:styleId="TCC1110">
    <w:name w:val="TCC 표일반111"/>
    <w:basedOn w:val="a3"/>
    <w:rsid w:val="00D6021B"/>
    <w:pPr>
      <w:jc w:val="both"/>
    </w:pPr>
    <w:rPr>
      <w:rFonts w:ascii="Arial" w:eastAsia="굴림" w:hAnsi="Arial"/>
      <w:sz w:val="18"/>
    </w:rPr>
    <w:tblPr>
      <w:tblStyleRowBandSize w:val="1"/>
      <w:tblStyleColBandSize w:val="1"/>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jc w:val="right"/>
    </w:trPr>
    <w:tcPr>
      <w:tcMar>
        <w:left w:w="0" w:type="dxa"/>
        <w:right w:w="0" w:type="dxa"/>
      </w:tcMar>
      <w:vAlign w:val="center"/>
    </w:tcPr>
    <w:tblStylePr w:type="firstRow">
      <w:pPr>
        <w:jc w:val="center"/>
      </w:pPr>
      <w:rPr>
        <w:rFonts w:ascii="Arial" w:eastAsia="굴림" w:hAnsi="Arial"/>
        <w:b/>
        <w:sz w:val="18"/>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l2br w:val="nil"/>
          <w:tr2bl w:val="nil"/>
        </w:tcBorders>
        <w:shd w:val="clear" w:color="auto" w:fill="E6E6E6"/>
      </w:tcPr>
    </w:tblStylePr>
    <w:tblStylePr w:type="firstCol">
      <w:pPr>
        <w:jc w:val="center"/>
      </w:pPr>
    </w:tblStylePr>
    <w:tblStylePr w:type="lastCol">
      <w:pPr>
        <w:jc w:val="both"/>
      </w:pPr>
    </w:tblStylePr>
    <w:tblStylePr w:type="band1Horz">
      <w:pPr>
        <w:jc w:val="center"/>
      </w:pPr>
    </w:tblStylePr>
    <w:tblStylePr w:type="band2Horz">
      <w:pPr>
        <w:jc w:val="center"/>
      </w:pPr>
    </w:tblStylePr>
  </w:style>
  <w:style w:type="table" w:customStyle="1" w:styleId="TCC1c">
    <w:name w:val="TCC 표 레지스터비트1"/>
    <w:basedOn w:val="a3"/>
    <w:rsid w:val="00FD45AF"/>
    <w:tblPr>
      <w:tblStyleRowBandSize w:val="1"/>
      <w:jc w:val="right"/>
      <w:tblCellMar>
        <w:left w:w="0" w:type="dxa"/>
        <w:right w:w="0" w:type="dxa"/>
      </w:tblCellMar>
    </w:tblPr>
    <w:trPr>
      <w:jc w:val="right"/>
    </w:trPr>
    <w:tcPr>
      <w:noWrap/>
      <w:vAlign w:val="center"/>
    </w:tcPr>
    <w:tblStylePr w:type="firstRow">
      <w:pPr>
        <w:jc w:val="center"/>
      </w:pPr>
      <w:rPr>
        <w:rFonts w:ascii="맑은 고딕" w:hAnsi="맑은 고딕"/>
        <w:b/>
        <w:sz w:val="20"/>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E6E6E6"/>
      </w:tcPr>
    </w:tblStylePr>
    <w:tblStylePr w:type="lastCol">
      <w:pPr>
        <w:wordWrap/>
        <w:ind w:leftChars="50" w:left="50" w:rightChars="50" w:right="50"/>
        <w:jc w:val="left"/>
      </w:pPr>
      <w:tblPr/>
      <w:tcPr>
        <w:vAlign w:val="top"/>
      </w:tcPr>
    </w:tblStylePr>
    <w:tblStylePr w:type="band1Horz">
      <w:pPr>
        <w:wordWrap/>
        <w:jc w:val="center"/>
      </w:pPr>
      <w:rPr>
        <w:rFonts w:ascii="ZWAdobeF" w:hAnsi="ZWAdobeF"/>
        <w:sz w:val="18"/>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2Horz">
      <w:pPr>
        <w:jc w:val="center"/>
      </w:pPr>
      <w:rPr>
        <w:rFonts w:ascii="맑은 고딕" w:hAnsi="맑은 고딕"/>
        <w:b w:val="0"/>
        <w:sz w:val="18"/>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style>
  <w:style w:type="table" w:customStyle="1" w:styleId="TCC1d">
    <w:name w:val="TCC 표 레지스터1"/>
    <w:basedOn w:val="af7"/>
    <w:rsid w:val="00D6021B"/>
    <w:pPr>
      <w:jc w:val="right"/>
    </w:pPr>
    <w:rPr>
      <w:rFonts w:ascii="Verdana" w:hAnsi="Verdana"/>
    </w:rPr>
    <w:tblPr>
      <w:tblStyleRowBandSize w:val="1"/>
      <w:jc w:val="right"/>
      <w:tblCellMar>
        <w:left w:w="0" w:type="dxa"/>
        <w:right w:w="0" w:type="dxa"/>
      </w:tblCellMar>
    </w:tblPr>
    <w:trPr>
      <w:jc w:val="right"/>
    </w:trPr>
    <w:tcPr>
      <w:noWrap/>
      <w:tcMar>
        <w:left w:w="0" w:type="dxa"/>
        <w:right w:w="0" w:type="dxa"/>
      </w:tcMar>
      <w:vAlign w:val="center"/>
    </w:tcPr>
    <w:tblStylePr w:type="firstRow">
      <w:pPr>
        <w:jc w:val="center"/>
      </w:pPr>
      <w:rPr>
        <w:rFonts w:ascii="맑은 고딕" w:hAnsi="맑은 고딕"/>
        <w:b/>
        <w:sz w:val="22"/>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E6E6E6"/>
      </w:tcPr>
    </w:tblStylePr>
    <w:tblStylePr w:type="band1Horz">
      <w:pPr>
        <w:wordWrap/>
        <w:jc w:val="center"/>
      </w:pPr>
      <w:rPr>
        <w:rFonts w:ascii="ZWAdobeF" w:hAnsi="ZWAdobeF"/>
        <w:sz w:val="18"/>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tcPr>
    </w:tblStylePr>
    <w:tblStylePr w:type="band2Horz">
      <w:pPr>
        <w:jc w:val="center"/>
      </w:pPr>
      <w:rPr>
        <w:rFonts w:ascii="맑은 고딕" w:hAnsi="맑은 고딕"/>
        <w:b/>
        <w:sz w:val="22"/>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E6E6E6"/>
      </w:tcPr>
    </w:tblStylePr>
  </w:style>
  <w:style w:type="numbering" w:customStyle="1" w:styleId="TCC11">
    <w:name w:val="TCC 본문목록11"/>
    <w:basedOn w:val="a4"/>
    <w:rsid w:val="00FD45AF"/>
    <w:pPr>
      <w:numPr>
        <w:numId w:val="2"/>
      </w:numPr>
    </w:pPr>
  </w:style>
  <w:style w:type="table" w:customStyle="1" w:styleId="TCC113">
    <w:name w:val="TCC 표일반 가운데11"/>
    <w:basedOn w:val="TCCd"/>
    <w:rsid w:val="00D6021B"/>
    <w:pPr>
      <w:jc w:val="center"/>
    </w:pPr>
    <w:tblPr/>
    <w:tblStylePr w:type="firstRow">
      <w:pPr>
        <w:jc w:val="center"/>
      </w:pPr>
      <w:rPr>
        <w:rFonts w:ascii="Arial" w:eastAsia="굴림" w:hAnsi="Arial"/>
        <w:b/>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6E6E6"/>
      </w:tcPr>
    </w:tblStylePr>
    <w:tblStylePr w:type="lastRow">
      <w:rPr>
        <w:sz w:val="18"/>
      </w:rPr>
    </w:tblStylePr>
    <w:tblStylePr w:type="firstCol">
      <w:pPr>
        <w:jc w:val="center"/>
      </w:pPr>
      <w:rPr>
        <w:sz w:val="18"/>
      </w:rPr>
    </w:tblStylePr>
    <w:tblStylePr w:type="lastCol">
      <w:pPr>
        <w:jc w:val="center"/>
      </w:pPr>
      <w:rPr>
        <w:sz w:val="18"/>
      </w:rPr>
    </w:tblStylePr>
    <w:tblStylePr w:type="band1Horz">
      <w:pPr>
        <w:jc w:val="center"/>
      </w:pPr>
      <w:rPr>
        <w:sz w:val="18"/>
      </w:rPr>
    </w:tblStylePr>
    <w:tblStylePr w:type="band2Horz">
      <w:pPr>
        <w:jc w:val="center"/>
      </w:pPr>
      <w:rPr>
        <w:sz w:val="18"/>
      </w:rPr>
    </w:tblStylePr>
  </w:style>
  <w:style w:type="table" w:customStyle="1" w:styleId="TCC310">
    <w:name w:val="TCC 레지스터비트표31"/>
    <w:basedOn w:val="a3"/>
    <w:rsid w:val="00FD45AF"/>
    <w:pPr>
      <w:widowControl w:val="0"/>
      <w:wordWrap w:val="0"/>
      <w:autoSpaceDE w:val="0"/>
      <w:autoSpaceDN w:val="0"/>
      <w:jc w:val="center"/>
    </w:pPr>
    <w:rPr>
      <w:rFonts w:ascii="Arial" w:eastAsia="굴림" w:hAnsi="Arial"/>
      <w:sz w:val="18"/>
      <w:szCs w:val="16"/>
    </w:rPr>
    <w:tblPr>
      <w:tblStyleRowBandSize w:val="1"/>
      <w:tblStyleColBandSize w:val="1"/>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rPr>
      <w:jc w:val="right"/>
    </w:trPr>
    <w:tcPr>
      <w:shd w:val="clear" w:color="auto" w:fill="auto"/>
      <w:tcMar>
        <w:left w:w="0" w:type="dxa"/>
        <w:right w:w="0" w:type="dxa"/>
      </w:tcMar>
      <w:vAlign w:val="center"/>
    </w:tcPr>
    <w:tblStylePr w:type="firstRow">
      <w:pPr>
        <w:jc w:val="center"/>
      </w:pPr>
      <w:rPr>
        <w:rFonts w:ascii="Arial" w:eastAsia="바탕" w:hAnsi="Arial"/>
        <w:b/>
        <w:i w:val="0"/>
        <w:iCs/>
        <w:color w:val="auto"/>
        <w:spacing w:val="0"/>
        <w:w w:val="100"/>
        <w:kern w:val="20"/>
        <w:position w:val="0"/>
        <w:sz w:val="18"/>
        <w:szCs w:val="20"/>
        <w:u w:val="none"/>
        <w:em w:val="none"/>
      </w:rPr>
      <w:tblPr/>
      <w:tcPr>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val="clear" w:color="auto" w:fill="E6E6E6"/>
      </w:tcPr>
    </w:tblStylePr>
    <w:tblStylePr w:type="lastRow">
      <w:rPr>
        <w:b w:val="0"/>
        <w:color w:val="auto"/>
      </w:rPr>
      <w:tblPr/>
      <w:tcPr>
        <w:tcBorders>
          <w:top w:val="single" w:sz="6" w:space="0" w:color="000000"/>
          <w:tl2br w:val="none" w:sz="0" w:space="0" w:color="auto"/>
          <w:tr2bl w:val="none" w:sz="0" w:space="0" w:color="auto"/>
        </w:tcBorders>
      </w:tcPr>
    </w:tblStylePr>
    <w:tblStylePr w:type="firstCol">
      <w:pPr>
        <w:jc w:val="center"/>
      </w:pPr>
      <w:tblPr/>
      <w:tcPr>
        <w:tcBorders>
          <w:right w:val="nil"/>
        </w:tcBorders>
      </w:tcPr>
    </w:tblStylePr>
    <w:tblStylePr w:type="lastCol">
      <w:pPr>
        <w:jc w:val="both"/>
      </w:pPr>
      <w:rPr>
        <w:rFonts w:ascii="Arial" w:eastAsia="굴림" w:hAnsi="Arial"/>
        <w:sz w:val="18"/>
      </w:rPr>
    </w:tblStylePr>
    <w:tblStylePr w:type="band1Horz">
      <w:rPr>
        <w:rFonts w:ascii="Arial" w:eastAsia="굴림" w:hAnsi="Arial"/>
        <w:sz w:val="18"/>
      </w:rPr>
    </w:tblStylePr>
    <w:tblStylePr w:type="band2Horz">
      <w:rPr>
        <w:sz w:val="18"/>
      </w:rPr>
    </w:tblStylePr>
    <w:tblStylePr w:type="neCell">
      <w:rPr>
        <w:b/>
        <w:bCs/>
        <w:i w:val="0"/>
        <w:iCs w:val="0"/>
      </w:rPr>
      <w:tblPr/>
      <w:tcPr>
        <w:tcBorders>
          <w:tl2br w:val="none" w:sz="0" w:space="0" w:color="auto"/>
          <w:tr2bl w:val="none" w:sz="0" w:space="0" w:color="auto"/>
        </w:tcBorders>
      </w:tcPr>
    </w:tblStylePr>
    <w:tblStylePr w:type="swCell">
      <w:rPr>
        <w:b w:val="0"/>
        <w:bCs/>
      </w:rPr>
      <w:tblPr/>
      <w:tcPr>
        <w:tcBorders>
          <w:tl2br w:val="none" w:sz="0" w:space="0" w:color="auto"/>
          <w:tr2bl w:val="none" w:sz="0" w:space="0" w:color="auto"/>
        </w:tcBorders>
      </w:tcPr>
    </w:tblStylePr>
  </w:style>
  <w:style w:type="table" w:customStyle="1" w:styleId="TCC410">
    <w:name w:val="TCC 레지스터비트표41"/>
    <w:basedOn w:val="a3"/>
    <w:rsid w:val="00FD45AF"/>
    <w:pPr>
      <w:widowControl w:val="0"/>
      <w:wordWrap w:val="0"/>
      <w:autoSpaceDE w:val="0"/>
      <w:autoSpaceDN w:val="0"/>
      <w:jc w:val="center"/>
    </w:pPr>
    <w:rPr>
      <w:rFonts w:ascii="Arial" w:eastAsia="굴림" w:hAnsi="Arial"/>
      <w:sz w:val="18"/>
      <w:szCs w:val="16"/>
    </w:rPr>
    <w:tblPr>
      <w:tblStyleRowBandSize w:val="1"/>
      <w:tblStyleColBandSize w:val="1"/>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rPr>
      <w:jc w:val="right"/>
    </w:trPr>
    <w:tcPr>
      <w:shd w:val="clear" w:color="auto" w:fill="auto"/>
      <w:tcMar>
        <w:left w:w="0" w:type="dxa"/>
        <w:right w:w="0" w:type="dxa"/>
      </w:tcMar>
      <w:vAlign w:val="center"/>
    </w:tcPr>
    <w:tblStylePr w:type="firstRow">
      <w:pPr>
        <w:jc w:val="center"/>
      </w:pPr>
      <w:rPr>
        <w:rFonts w:ascii="Arial" w:eastAsia="바탕" w:hAnsi="Arial"/>
        <w:b/>
        <w:i w:val="0"/>
        <w:iCs/>
        <w:color w:val="auto"/>
        <w:spacing w:val="0"/>
        <w:w w:val="100"/>
        <w:kern w:val="20"/>
        <w:position w:val="0"/>
        <w:sz w:val="18"/>
        <w:szCs w:val="20"/>
        <w:u w:val="none"/>
        <w:em w:val="none"/>
      </w:rPr>
      <w:tblPr/>
      <w:tcPr>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val="clear" w:color="auto" w:fill="E6E6E6"/>
      </w:tcPr>
    </w:tblStylePr>
    <w:tblStylePr w:type="lastRow">
      <w:rPr>
        <w:b w:val="0"/>
        <w:color w:val="auto"/>
      </w:rPr>
      <w:tblPr/>
      <w:tcPr>
        <w:tcBorders>
          <w:top w:val="single" w:sz="6" w:space="0" w:color="000000"/>
          <w:tl2br w:val="none" w:sz="0" w:space="0" w:color="auto"/>
          <w:tr2bl w:val="none" w:sz="0" w:space="0" w:color="auto"/>
        </w:tcBorders>
      </w:tcPr>
    </w:tblStylePr>
    <w:tblStylePr w:type="firstCol">
      <w:pPr>
        <w:jc w:val="center"/>
      </w:pPr>
      <w:tblPr/>
      <w:tcPr>
        <w:tcBorders>
          <w:right w:val="nil"/>
        </w:tcBorders>
      </w:tcPr>
    </w:tblStylePr>
    <w:tblStylePr w:type="lastCol">
      <w:pPr>
        <w:jc w:val="both"/>
      </w:pPr>
      <w:rPr>
        <w:rFonts w:ascii="Arial" w:eastAsia="굴림" w:hAnsi="Arial"/>
        <w:sz w:val="18"/>
      </w:rPr>
    </w:tblStylePr>
    <w:tblStylePr w:type="band1Horz">
      <w:rPr>
        <w:rFonts w:ascii="Arial" w:eastAsia="굴림" w:hAnsi="Arial"/>
        <w:sz w:val="18"/>
      </w:rPr>
    </w:tblStylePr>
    <w:tblStylePr w:type="band2Horz">
      <w:rPr>
        <w:sz w:val="18"/>
      </w:rPr>
    </w:tblStylePr>
    <w:tblStylePr w:type="neCell">
      <w:rPr>
        <w:b/>
        <w:bCs/>
        <w:i w:val="0"/>
        <w:iCs w:val="0"/>
      </w:rPr>
      <w:tblPr/>
      <w:tcPr>
        <w:tcBorders>
          <w:tl2br w:val="none" w:sz="0" w:space="0" w:color="auto"/>
          <w:tr2bl w:val="none" w:sz="0" w:space="0" w:color="auto"/>
        </w:tcBorders>
      </w:tcPr>
    </w:tblStylePr>
    <w:tblStylePr w:type="swCell">
      <w:rPr>
        <w:b w:val="0"/>
        <w:bCs/>
      </w:rPr>
      <w:tblPr/>
      <w:tcPr>
        <w:tcBorders>
          <w:tl2br w:val="none" w:sz="0" w:space="0" w:color="auto"/>
          <w:tr2bl w:val="none" w:sz="0" w:space="0" w:color="auto"/>
        </w:tcBorders>
      </w:tcPr>
    </w:tblStylePr>
  </w:style>
  <w:style w:type="table" w:customStyle="1" w:styleId="afd">
    <w:name w:val="스타일 굵게"/>
    <w:basedOn w:val="TCCa"/>
    <w:rsid w:val="00FD45AF"/>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auto"/>
    </w:tcPr>
    <w:tblStylePr w:type="firstRow">
      <w:pPr>
        <w:jc w:val="center"/>
      </w:pPr>
      <w:rPr>
        <w:rFonts w:ascii="Arial" w:eastAsia="바탕" w:hAnsi="Arial"/>
        <w:b/>
        <w:i w:val="0"/>
        <w:iCs/>
        <w:color w:val="auto"/>
        <w:spacing w:val="0"/>
        <w:w w:val="100"/>
        <w:kern w:val="20"/>
        <w:position w:val="0"/>
        <w:sz w:val="18"/>
        <w:szCs w:val="20"/>
        <w:u w:val="none"/>
        <w:em w:val="none"/>
      </w:rPr>
      <w:tblPr/>
      <w:tcPr>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val="clear" w:color="auto" w:fill="E6E6E6"/>
      </w:tcPr>
    </w:tblStylePr>
    <w:tblStylePr w:type="lastRow">
      <w:rPr>
        <w:b w:val="0"/>
        <w:color w:val="auto"/>
      </w:rPr>
      <w:tblPr/>
      <w:tcPr>
        <w:tcBorders>
          <w:top w:val="single" w:sz="6" w:space="0" w:color="000000"/>
          <w:left w:val="single" w:sz="4" w:space="0" w:color="000000"/>
          <w:bottom w:val="single" w:sz="4" w:space="0" w:color="000000"/>
          <w:right w:val="single" w:sz="4" w:space="0" w:color="000000"/>
          <w:insideH w:val="single" w:sz="4" w:space="0" w:color="000000"/>
          <w:insideV w:val="single" w:sz="4" w:space="0" w:color="000000"/>
          <w:tl2br w:val="none" w:sz="0" w:space="0" w:color="auto"/>
          <w:tr2bl w:val="none" w:sz="0" w:space="0" w:color="auto"/>
        </w:tcBorders>
        <w:shd w:val="clear" w:color="auto" w:fill="auto"/>
      </w:tcPr>
    </w:tblStylePr>
    <w:tblStylePr w:type="firstCol">
      <w:pPr>
        <w:jc w:val="center"/>
      </w:pPr>
      <w:tblPr/>
      <w:tcPr>
        <w:tcBorders>
          <w:right w:val="nil"/>
        </w:tcBorders>
      </w:tcPr>
    </w:tblStylePr>
    <w:tblStylePr w:type="lastCol">
      <w:pPr>
        <w:wordWrap/>
        <w:jc w:val="both"/>
      </w:pPr>
      <w:rPr>
        <w:rFonts w:ascii="Arial" w:eastAsia="굴림" w:hAnsi="Arial"/>
        <w:sz w:val="18"/>
      </w:rPr>
    </w:tblStylePr>
    <w:tblStylePr w:type="band1Horz">
      <w:rPr>
        <w:rFonts w:ascii="Arial" w:eastAsia="굴림" w:hAnsi="Arial"/>
        <w:sz w:val="18"/>
      </w:rPr>
    </w:tblStylePr>
    <w:tblStylePr w:type="band2Horz">
      <w:rPr>
        <w:sz w:val="18"/>
      </w:rPr>
    </w:tblStylePr>
    <w:tblStylePr w:type="neCell">
      <w:rPr>
        <w:b/>
        <w:bCs/>
        <w:i w:val="0"/>
        <w:iCs w:val="0"/>
      </w:rPr>
      <w:tblPr/>
      <w:tcPr>
        <w:tcBorders>
          <w:tl2br w:val="none" w:sz="0" w:space="0" w:color="auto"/>
          <w:tr2bl w:val="none" w:sz="0" w:space="0" w:color="auto"/>
        </w:tcBorders>
      </w:tcPr>
    </w:tblStylePr>
    <w:tblStylePr w:type="swCell">
      <w:rPr>
        <w:b w:val="0"/>
        <w:bCs/>
      </w:rPr>
      <w:tblPr/>
      <w:tcPr>
        <w:tcBorders>
          <w:tl2br w:val="none" w:sz="0" w:space="0" w:color="auto"/>
          <w:tr2bl w:val="none" w:sz="0" w:space="0" w:color="auto"/>
        </w:tcBorders>
      </w:tcPr>
    </w:tblStylePr>
  </w:style>
  <w:style w:type="table" w:customStyle="1" w:styleId="13">
    <w:name w:val="스타일 굵게1"/>
    <w:basedOn w:val="TCC14"/>
    <w:rsid w:val="00FD45AF"/>
    <w:tblPr/>
    <w:tcPr>
      <w:shd w:val="clear" w:color="auto" w:fill="auto"/>
    </w:tcPr>
    <w:tblStylePr w:type="firstRow">
      <w:pPr>
        <w:jc w:val="center"/>
      </w:pPr>
      <w:rPr>
        <w:rFonts w:ascii="Arial" w:eastAsia="바탕" w:hAnsi="Arial"/>
        <w:b/>
        <w:i w:val="0"/>
        <w:iCs/>
        <w:color w:val="auto"/>
        <w:spacing w:val="0"/>
        <w:w w:val="100"/>
        <w:kern w:val="20"/>
        <w:position w:val="0"/>
        <w:sz w:val="18"/>
        <w:szCs w:val="20"/>
        <w:u w:val="none"/>
        <w:em w:val="none"/>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D9D9D9"/>
      </w:tcPr>
    </w:tblStylePr>
    <w:tblStylePr w:type="lastRow">
      <w:rPr>
        <w:b w:val="0"/>
        <w:color w:val="auto"/>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uto"/>
      </w:tcPr>
    </w:tblStylePr>
    <w:tblStylePr w:type="firstCol">
      <w:pPr>
        <w:jc w:val="center"/>
      </w:pPr>
      <w:tblPr/>
      <w:tcPr>
        <w:tcBorders>
          <w:right w:val="nil"/>
        </w:tcBorders>
      </w:tcPr>
    </w:tblStylePr>
    <w:tblStylePr w:type="lastCol">
      <w:pPr>
        <w:jc w:val="both"/>
      </w:pPr>
      <w:rPr>
        <w:rFonts w:ascii="Arial" w:eastAsia="굴림" w:hAnsi="Arial"/>
        <w:sz w:val="18"/>
      </w:rPr>
    </w:tblStylePr>
    <w:tblStylePr w:type="band1Horz">
      <w:rPr>
        <w:rFonts w:ascii="Arial" w:eastAsia="굴림" w:hAnsi="Arial"/>
        <w:sz w:val="18"/>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uto"/>
      </w:tcPr>
    </w:tblStylePr>
    <w:tblStylePr w:type="band2Horz">
      <w:rPr>
        <w:sz w:val="18"/>
      </w:rPr>
    </w:tblStylePr>
    <w:tblStylePr w:type="neCell">
      <w:rPr>
        <w:b/>
        <w:bCs/>
        <w:i w:val="0"/>
        <w:iCs w:val="0"/>
      </w:rPr>
      <w:tblPr/>
      <w:tcPr>
        <w:tcBorders>
          <w:tl2br w:val="none" w:sz="0" w:space="0" w:color="auto"/>
          <w:tr2bl w:val="none" w:sz="0" w:space="0" w:color="auto"/>
        </w:tcBorders>
      </w:tcPr>
    </w:tblStylePr>
    <w:tblStylePr w:type="swCell">
      <w:rPr>
        <w:b w:val="0"/>
        <w:bCs/>
      </w:rPr>
      <w:tblPr/>
      <w:tcPr>
        <w:tcBorders>
          <w:tl2br w:val="none" w:sz="0" w:space="0" w:color="auto"/>
          <w:tr2bl w:val="none" w:sz="0" w:space="0" w:color="auto"/>
        </w:tcBorders>
      </w:tcPr>
    </w:tblStylePr>
  </w:style>
  <w:style w:type="table" w:customStyle="1" w:styleId="TCC121">
    <w:name w:val="TCC 레지스터12"/>
    <w:basedOn w:val="a3"/>
    <w:rsid w:val="00FD45AF"/>
    <w:pPr>
      <w:keepLines/>
      <w:kinsoku w:val="0"/>
      <w:overflowPunct w:val="0"/>
      <w:autoSpaceDE w:val="0"/>
      <w:autoSpaceDN w:val="0"/>
      <w:jc w:val="center"/>
    </w:pPr>
    <w:rPr>
      <w:rFonts w:ascii="Arial" w:eastAsia="굴림" w:hAnsi="Arial"/>
      <w:sz w:val="18"/>
      <w:szCs w:val="18"/>
    </w:rPr>
    <w:tblPr>
      <w:tblStyleRowBandSize w:val="1"/>
      <w:tblStyleColBandSize w:val="1"/>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Pr>
    <w:trPr>
      <w:cantSplit/>
      <w:jc w:val="center"/>
    </w:trPr>
    <w:tcPr>
      <w:noWrap/>
      <w:tcMar>
        <w:left w:w="0" w:type="dxa"/>
        <w:right w:w="0" w:type="dxa"/>
      </w:tcMar>
      <w:vAlign w:val="center"/>
    </w:tcPr>
    <w:tblStylePr w:type="firstRow">
      <w:rPr>
        <w:rFonts w:ascii="Arial" w:eastAsia="굴림" w:hAnsi="Arial"/>
        <w:b/>
        <w:i w:val="0"/>
        <w:caps w:val="0"/>
        <w:smallCaps w:val="0"/>
        <w:strike w:val="0"/>
        <w:dstrike w:val="0"/>
        <w:vanish w:val="0"/>
        <w:color w:val="auto"/>
        <w:sz w:val="18"/>
        <w:szCs w:val="18"/>
        <w:u w:val="none"/>
        <w:vertAlign w:val="baseline"/>
        <w:em w:val="none"/>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l2br w:val="nil"/>
          <w:tr2bl w:val="nil"/>
        </w:tcBorders>
        <w:shd w:val="clear" w:color="auto" w:fill="E6E6E6"/>
      </w:tcPr>
    </w:tblStylePr>
    <w:tblStylePr w:type="lastRow">
      <w:rPr>
        <w:rFonts w:ascii="Arial" w:eastAsia="굴림" w:hAnsi="Arial"/>
        <w:sz w:val="16"/>
        <w:szCs w:val="16"/>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tcPr>
    </w:tblStylePr>
    <w:tblStylePr w:type="firstCol">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tcPr>
    </w:tblStylePr>
    <w:tblStylePr w:type="lastCol">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tcPr>
    </w:tblStylePr>
    <w:tblStylePr w:type="band1Horz">
      <w:rPr>
        <w:rFonts w:ascii="Arial" w:eastAsia="굴림" w:hAnsi="Arial"/>
        <w:b w:val="0"/>
        <w:i w:val="0"/>
        <w:caps w:val="0"/>
        <w:smallCaps w:val="0"/>
        <w:strike w:val="0"/>
        <w:dstrike w:val="0"/>
        <w:vanish w:val="0"/>
        <w:w w:val="100"/>
        <w:sz w:val="16"/>
        <w:szCs w:val="18"/>
        <w:vertAlign w:val="baseline"/>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tcPr>
    </w:tblStylePr>
    <w:tblStylePr w:type="band2Horz">
      <w:rPr>
        <w:rFonts w:ascii="Arial" w:eastAsia="굴림" w:hAnsi="Arial"/>
        <w:b/>
        <w:i w:val="0"/>
        <w:sz w:val="18"/>
        <w:szCs w:val="16"/>
      </w:rPr>
      <w:tblPr/>
      <w:tcPr>
        <w:tcBorders>
          <w:top w:val="single" w:sz="4" w:space="0" w:color="000000"/>
          <w:left w:val="nil"/>
          <w:bottom w:val="single" w:sz="4" w:space="0" w:color="000000"/>
          <w:right w:val="nil"/>
          <w:insideH w:val="single" w:sz="4" w:space="0" w:color="000000"/>
          <w:insideV w:val="single" w:sz="4" w:space="0" w:color="000000"/>
          <w:tl2br w:val="nil"/>
          <w:tr2bl w:val="nil"/>
        </w:tcBorders>
        <w:shd w:val="clear" w:color="auto" w:fill="E6E6E6"/>
      </w:tcPr>
    </w:tblStylePr>
    <w:tblStylePr w:type="seCell">
      <w:rPr>
        <w:rFonts w:ascii="Arial" w:eastAsia="굴림" w:hAnsi="Arial"/>
        <w:sz w:val="16"/>
      </w:rPr>
    </w:tblStylePr>
  </w:style>
  <w:style w:type="table" w:customStyle="1" w:styleId="TCC71">
    <w:name w:val="TCC 레지스터비트표7"/>
    <w:basedOn w:val="a3"/>
    <w:rsid w:val="00FD45AF"/>
    <w:pPr>
      <w:widowControl w:val="0"/>
      <w:wordWrap w:val="0"/>
      <w:autoSpaceDE w:val="0"/>
      <w:autoSpaceDN w:val="0"/>
      <w:jc w:val="center"/>
    </w:pPr>
    <w:rPr>
      <w:rFonts w:ascii="Arial" w:eastAsia="굴림" w:hAnsi="Arial"/>
      <w:sz w:val="18"/>
      <w:szCs w:val="16"/>
    </w:rPr>
    <w:tblPr>
      <w:tblStyleRowBandSize w:val="1"/>
      <w:tblStyleColBandSize w:val="1"/>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rPr>
      <w:jc w:val="right"/>
    </w:trPr>
    <w:tcPr>
      <w:shd w:val="clear" w:color="auto" w:fill="auto"/>
      <w:tcMar>
        <w:left w:w="0" w:type="dxa"/>
        <w:right w:w="0" w:type="dxa"/>
      </w:tcMar>
      <w:vAlign w:val="center"/>
    </w:tcPr>
    <w:tblStylePr w:type="firstRow">
      <w:pPr>
        <w:jc w:val="center"/>
      </w:pPr>
      <w:rPr>
        <w:rFonts w:ascii="Arial" w:eastAsia="바탕" w:hAnsi="Arial"/>
        <w:b/>
        <w:i w:val="0"/>
        <w:iCs/>
        <w:color w:val="auto"/>
        <w:spacing w:val="0"/>
        <w:w w:val="100"/>
        <w:kern w:val="20"/>
        <w:position w:val="0"/>
        <w:sz w:val="18"/>
        <w:szCs w:val="20"/>
        <w:u w:val="none"/>
        <w:em w:val="none"/>
      </w:rPr>
      <w:tblPr/>
      <w:tcPr>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val="clear" w:color="auto" w:fill="E6E6E6"/>
      </w:tcPr>
    </w:tblStylePr>
    <w:tblStylePr w:type="lastRow">
      <w:rPr>
        <w:b w:val="0"/>
        <w:color w:val="auto"/>
      </w:rPr>
      <w:tblPr/>
      <w:tcPr>
        <w:tcBorders>
          <w:top w:val="single" w:sz="6" w:space="0" w:color="000000"/>
          <w:tl2br w:val="none" w:sz="0" w:space="0" w:color="auto"/>
          <w:tr2bl w:val="none" w:sz="0" w:space="0" w:color="auto"/>
        </w:tcBorders>
      </w:tcPr>
    </w:tblStylePr>
    <w:tblStylePr w:type="firstCol">
      <w:pPr>
        <w:jc w:val="center"/>
      </w:pPr>
      <w:tblPr/>
      <w:tcPr>
        <w:tcBorders>
          <w:right w:val="nil"/>
        </w:tcBorders>
      </w:tcPr>
    </w:tblStylePr>
    <w:tblStylePr w:type="lastCol">
      <w:pPr>
        <w:jc w:val="both"/>
      </w:pPr>
      <w:rPr>
        <w:rFonts w:ascii="Arial" w:eastAsia="굴림" w:hAnsi="Arial"/>
        <w:sz w:val="18"/>
      </w:rPr>
    </w:tblStylePr>
    <w:tblStylePr w:type="band1Horz">
      <w:rPr>
        <w:rFonts w:ascii="Arial" w:eastAsia="굴림" w:hAnsi="Arial"/>
        <w:sz w:val="18"/>
      </w:rPr>
    </w:tblStylePr>
    <w:tblStylePr w:type="band2Horz">
      <w:rPr>
        <w:sz w:val="18"/>
      </w:rPr>
    </w:tblStylePr>
    <w:tblStylePr w:type="neCell">
      <w:rPr>
        <w:b/>
        <w:bCs/>
        <w:i w:val="0"/>
        <w:iCs w:val="0"/>
      </w:rPr>
      <w:tblPr/>
      <w:tcPr>
        <w:tcBorders>
          <w:tl2br w:val="none" w:sz="0" w:space="0" w:color="auto"/>
          <w:tr2bl w:val="none" w:sz="0" w:space="0" w:color="auto"/>
        </w:tcBorders>
      </w:tcPr>
    </w:tblStylePr>
    <w:tblStylePr w:type="swCell">
      <w:rPr>
        <w:b w:val="0"/>
        <w:bCs/>
      </w:rPr>
      <w:tblPr/>
      <w:tcPr>
        <w:tcBorders>
          <w:tl2br w:val="none" w:sz="0" w:space="0" w:color="auto"/>
          <w:tr2bl w:val="none" w:sz="0" w:space="0" w:color="auto"/>
        </w:tcBorders>
      </w:tcPr>
    </w:tblStylePr>
  </w:style>
  <w:style w:type="numbering" w:customStyle="1" w:styleId="TCCrevision1">
    <w:name w:val="TCC revision 목록1"/>
    <w:basedOn w:val="a4"/>
    <w:rsid w:val="00FD45AF"/>
    <w:pPr>
      <w:numPr>
        <w:numId w:val="11"/>
      </w:numPr>
    </w:pPr>
  </w:style>
  <w:style w:type="table" w:customStyle="1" w:styleId="TCC1e">
    <w:name w:val="TCC 표준표1"/>
    <w:basedOn w:val="a3"/>
    <w:rsid w:val="00D11065"/>
    <w:rPr>
      <w:rFonts w:ascii="Arial" w:eastAsia="Arial" w:hAnsi="Arial" w:cs="Arial"/>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pPr>
        <w:wordWrap/>
        <w:jc w:val="center"/>
      </w:pPr>
      <w:rPr>
        <w:b/>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6E6E6"/>
      </w:tcPr>
    </w:tblStylePr>
  </w:style>
  <w:style w:type="numbering" w:customStyle="1" w:styleId="1111111">
    <w:name w:val="1 / 1.1 / 1.1.11"/>
    <w:basedOn w:val="a4"/>
    <w:next w:val="111111"/>
    <w:rsid w:val="00D6021B"/>
    <w:pPr>
      <w:numPr>
        <w:numId w:val="12"/>
      </w:numPr>
    </w:pPr>
  </w:style>
  <w:style w:type="numbering" w:customStyle="1" w:styleId="TCC3">
    <w:name w:val="TCC 본문목록3"/>
    <w:basedOn w:val="a4"/>
    <w:rsid w:val="00D6021B"/>
    <w:pPr>
      <w:numPr>
        <w:numId w:val="13"/>
      </w:numPr>
    </w:pPr>
  </w:style>
  <w:style w:type="numbering" w:customStyle="1" w:styleId="TCC2">
    <w:name w:val="TCC 본문 목록 숫자2"/>
    <w:basedOn w:val="a4"/>
    <w:rsid w:val="00FD45AF"/>
    <w:pPr>
      <w:numPr>
        <w:numId w:val="14"/>
      </w:numPr>
    </w:pPr>
  </w:style>
  <w:style w:type="table" w:customStyle="1" w:styleId="TCC52">
    <w:name w:val="TCC 표일반5"/>
    <w:basedOn w:val="a3"/>
    <w:rsid w:val="00D6021B"/>
    <w:pPr>
      <w:jc w:val="both"/>
    </w:pPr>
    <w:rPr>
      <w:rFonts w:ascii="Arial" w:eastAsia="굴림" w:hAnsi="Arial"/>
      <w:sz w:val="18"/>
    </w:rPr>
    <w:tblPr>
      <w:tblStyleRowBandSize w:val="1"/>
      <w:tblStyleColBandSize w:val="1"/>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right"/>
    </w:trPr>
    <w:tcPr>
      <w:tcMar>
        <w:left w:w="0" w:type="dxa"/>
        <w:right w:w="0" w:type="dxa"/>
      </w:tcMar>
      <w:vAlign w:val="center"/>
    </w:tcPr>
    <w:tblStylePr w:type="firstRow">
      <w:pPr>
        <w:jc w:val="center"/>
      </w:pPr>
      <w:rPr>
        <w:rFonts w:ascii="Arial" w:eastAsia="굴림" w:hAnsi="Arial"/>
        <w:b/>
        <w:sz w:val="18"/>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6E6E6"/>
      </w:tcPr>
    </w:tblStylePr>
    <w:tblStylePr w:type="firstCol">
      <w:pPr>
        <w:jc w:val="center"/>
      </w:pPr>
    </w:tblStylePr>
    <w:tblStylePr w:type="lastCol">
      <w:pPr>
        <w:jc w:val="both"/>
      </w:pPr>
    </w:tblStylePr>
    <w:tblStylePr w:type="band1Horz">
      <w:pPr>
        <w:jc w:val="center"/>
      </w:pPr>
    </w:tblStylePr>
    <w:tblStylePr w:type="band2Horz">
      <w:pPr>
        <w:jc w:val="center"/>
      </w:pPr>
    </w:tblStylePr>
  </w:style>
  <w:style w:type="table" w:customStyle="1" w:styleId="TCC28">
    <w:name w:val="TCC핀표2"/>
    <w:basedOn w:val="a3"/>
    <w:rsid w:val="00FD45AF"/>
    <w:rPr>
      <w:rFonts w:ascii="Verdana" w:hAnsi="Verdana"/>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pPr>
        <w:wordWrap/>
        <w:spacing w:beforeLines="0" w:beforeAutospacing="0" w:afterLines="0" w:afterAutospacing="0" w:line="240" w:lineRule="auto"/>
        <w:ind w:leftChars="0" w:left="0" w:rightChars="0" w:right="0" w:firstLineChars="0" w:firstLine="0"/>
        <w:contextualSpacing w:val="0"/>
        <w:jc w:val="center"/>
        <w:outlineLvl w:val="9"/>
      </w:pPr>
      <w:rPr>
        <w:rFonts w:ascii="맑은 고딕" w:eastAsia="LucidaSansTypewriteX" w:hAnsi="맑은 고딕"/>
        <w:b/>
        <w:i w:val="0"/>
        <w:caps w:val="0"/>
        <w:smallCaps w:val="0"/>
        <w:strike w:val="0"/>
        <w:dstrike w:val="0"/>
        <w:vanish w:val="0"/>
        <w:sz w:val="20"/>
        <w:szCs w:val="20"/>
        <w:u w:val="none"/>
        <w:vertAlign w:val="baseline"/>
        <w:em w:val="none"/>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E6E6E6"/>
      </w:tcPr>
    </w:tblStylePr>
    <w:tblStylePr w:type="firstCol">
      <w:pPr>
        <w:wordWrap/>
        <w:spacing w:beforeLines="0" w:beforeAutospacing="0" w:afterLines="0" w:afterAutospacing="0" w:line="240" w:lineRule="auto"/>
        <w:ind w:leftChars="0" w:left="0" w:rightChars="0" w:right="0" w:firstLineChars="0" w:firstLine="0"/>
        <w:contextualSpacing w:val="0"/>
        <w:jc w:val="left"/>
      </w:pPr>
    </w:tblStylePr>
  </w:style>
  <w:style w:type="table" w:customStyle="1" w:styleId="TCC29">
    <w:name w:val="TCC 핀표2"/>
    <w:basedOn w:val="a3"/>
    <w:rsid w:val="00FD45AF"/>
    <w:pPr>
      <w:jc w:val="center"/>
    </w:pPr>
    <w:rPr>
      <w:rFonts w:ascii="Arial" w:eastAsia="굴림" w:hAnsi="Arial"/>
      <w:sz w:val="16"/>
    </w:rPr>
    <w:tblPr>
      <w:tblStyleRowBandSize w:val="1"/>
      <w:tblStyleColBandSize w:val="1"/>
      <w:jc w:val="center"/>
      <w:tblBorders>
        <w:insideH w:val="single" w:sz="4" w:space="0" w:color="auto"/>
      </w:tblBorders>
    </w:tblPr>
    <w:trPr>
      <w:jc w:val="center"/>
    </w:trPr>
    <w:tcPr>
      <w:tcMar>
        <w:left w:w="0" w:type="dxa"/>
        <w:right w:w="0" w:type="dxa"/>
      </w:tcMar>
      <w:vAlign w:val="center"/>
    </w:tcPr>
    <w:tblStylePr w:type="firstRow">
      <w:pPr>
        <w:wordWrap/>
        <w:spacing w:beforeLines="0" w:beforeAutospacing="0" w:afterLines="0" w:afterAutospacing="0" w:line="240" w:lineRule="auto"/>
        <w:ind w:leftChars="0" w:left="0" w:rightChars="0" w:right="0" w:firstLineChars="0" w:firstLine="0"/>
        <w:contextualSpacing w:val="0"/>
        <w:jc w:val="center"/>
        <w:outlineLvl w:val="9"/>
      </w:pPr>
      <w:rPr>
        <w:rFonts w:ascii="Arial" w:eastAsia="굴림" w:hAnsi="Arial" w:cs="Times New Roman"/>
        <w:b/>
        <w:i w:val="0"/>
        <w:caps w:val="0"/>
        <w:smallCaps w:val="0"/>
        <w:strike w:val="0"/>
        <w:dstrike w:val="0"/>
        <w:vanish w:val="0"/>
        <w:sz w:val="18"/>
        <w:szCs w:val="16"/>
        <w:u w:val="none"/>
        <w:vertAlign w:val="baseline"/>
        <w:em w:val="none"/>
      </w:rPr>
      <w:tblPr/>
      <w:tcPr>
        <w:tcBorders>
          <w:top w:val="single" w:sz="12" w:space="0" w:color="auto"/>
          <w:left w:val="nil"/>
          <w:bottom w:val="single" w:sz="12" w:space="0" w:color="auto"/>
          <w:right w:val="nil"/>
          <w:insideH w:val="nil"/>
          <w:insideV w:val="nil"/>
          <w:tl2br w:val="nil"/>
          <w:tr2bl w:val="nil"/>
        </w:tcBorders>
        <w:shd w:val="clear" w:color="auto" w:fill="E6E6E6"/>
      </w:tcPr>
    </w:tblStylePr>
    <w:tblStylePr w:type="lastRow">
      <w:tblPr/>
      <w:tcPr>
        <w:tcBorders>
          <w:bottom w:val="single" w:sz="12" w:space="0" w:color="auto"/>
        </w:tcBorders>
      </w:tcPr>
    </w:tblStylePr>
    <w:tblStylePr w:type="firstCol">
      <w:pPr>
        <w:wordWrap/>
        <w:spacing w:beforeLines="0" w:beforeAutospacing="0" w:afterLines="0" w:afterAutospacing="0" w:line="240" w:lineRule="auto"/>
        <w:ind w:leftChars="0" w:left="0" w:rightChars="0" w:right="0" w:firstLineChars="0" w:firstLine="0"/>
        <w:contextualSpacing w:val="0"/>
        <w:jc w:val="center"/>
      </w:pPr>
    </w:tblStylePr>
    <w:tblStylePr w:type="lastCol">
      <w:pPr>
        <w:jc w:val="center"/>
      </w:pPr>
    </w:tblStylePr>
  </w:style>
  <w:style w:type="numbering" w:customStyle="1" w:styleId="TCC12">
    <w:name w:val="TCC 장번호1"/>
    <w:basedOn w:val="a4"/>
    <w:rsid w:val="00FD45AF"/>
    <w:pPr>
      <w:numPr>
        <w:numId w:val="19"/>
      </w:numPr>
    </w:pPr>
  </w:style>
  <w:style w:type="table" w:customStyle="1" w:styleId="TCCff2">
    <w:name w:val="TCC 기본 표"/>
    <w:basedOn w:val="TCCd"/>
    <w:rsid w:val="00D7667D"/>
    <w:pPr>
      <w:jc w:val="center"/>
    </w:pPr>
    <w:tblPr>
      <w:jc w:val="center"/>
      <w:tblCellMar>
        <w:left w:w="0" w:type="dxa"/>
        <w:right w:w="0" w:type="dxa"/>
      </w:tblCellMar>
    </w:tblPr>
    <w:trPr>
      <w:jc w:val="center"/>
    </w:trPr>
    <w:tblStylePr w:type="firstRow">
      <w:pPr>
        <w:jc w:val="center"/>
      </w:pPr>
      <w:rPr>
        <w:rFonts w:ascii="Arial" w:eastAsia="굴림" w:hAnsi="Arial"/>
        <w:b/>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6E6E6"/>
      </w:tcPr>
    </w:tblStylePr>
    <w:tblStylePr w:type="lastRow">
      <w:rPr>
        <w:sz w:val="18"/>
      </w:rPr>
    </w:tblStylePr>
    <w:tblStylePr w:type="firstCol">
      <w:pPr>
        <w:jc w:val="center"/>
      </w:pPr>
      <w:rPr>
        <w:sz w:val="18"/>
      </w:rPr>
    </w:tblStylePr>
    <w:tblStylePr w:type="lastCol">
      <w:pPr>
        <w:jc w:val="center"/>
      </w:pPr>
      <w:rPr>
        <w:sz w:val="18"/>
      </w:rPr>
    </w:tblStylePr>
    <w:tblStylePr w:type="band1Horz">
      <w:pPr>
        <w:jc w:val="center"/>
      </w:pPr>
      <w:rPr>
        <w:sz w:val="18"/>
      </w:rPr>
    </w:tblStylePr>
    <w:tblStylePr w:type="band2Horz">
      <w:pPr>
        <w:jc w:val="center"/>
      </w:pPr>
      <w:rPr>
        <w:sz w:val="18"/>
      </w:rPr>
    </w:tblStylePr>
  </w:style>
  <w:style w:type="table" w:customStyle="1" w:styleId="TCC122">
    <w:name w:val="TCC 레지스터비트표12"/>
    <w:basedOn w:val="a3"/>
    <w:rsid w:val="00FD45AF"/>
    <w:pPr>
      <w:widowControl w:val="0"/>
      <w:wordWrap w:val="0"/>
      <w:autoSpaceDE w:val="0"/>
      <w:autoSpaceDN w:val="0"/>
      <w:jc w:val="center"/>
    </w:pPr>
    <w:rPr>
      <w:rFonts w:ascii="Arial" w:eastAsia="굴림" w:hAnsi="Arial"/>
      <w:sz w:val="18"/>
      <w:szCs w:val="16"/>
    </w:rPr>
    <w:tblPr>
      <w:tblStyleRowBandSize w:val="1"/>
      <w:tblStyleColBandSize w:val="1"/>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right"/>
    </w:trPr>
    <w:tcPr>
      <w:shd w:val="clear" w:color="auto" w:fill="auto"/>
      <w:tcMar>
        <w:left w:w="0" w:type="dxa"/>
        <w:right w:w="0" w:type="dxa"/>
      </w:tcMar>
      <w:vAlign w:val="center"/>
    </w:tcPr>
    <w:tblStylePr w:type="firstRow">
      <w:pPr>
        <w:jc w:val="center"/>
      </w:pPr>
      <w:rPr>
        <w:rFonts w:ascii="Arial" w:eastAsia="바탕" w:hAnsi="Arial"/>
        <w:b/>
        <w:i w:val="0"/>
        <w:iCs/>
        <w:color w:val="auto"/>
        <w:spacing w:val="0"/>
        <w:w w:val="100"/>
        <w:kern w:val="20"/>
        <w:position w:val="0"/>
        <w:sz w:val="18"/>
        <w:szCs w:val="20"/>
        <w:u w:val="none"/>
        <w:em w:val="none"/>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E6E6E6"/>
      </w:tcPr>
    </w:tblStylePr>
    <w:tblStylePr w:type="lastRow">
      <w:rPr>
        <w:b w:val="0"/>
        <w:color w:val="auto"/>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uto"/>
      </w:tcPr>
    </w:tblStylePr>
    <w:tblStylePr w:type="firstCol">
      <w:pPr>
        <w:jc w:val="center"/>
      </w:pPr>
      <w:tblPr/>
      <w:tcPr>
        <w:tcBorders>
          <w:right w:val="nil"/>
        </w:tcBorders>
      </w:tcPr>
    </w:tblStylePr>
    <w:tblStylePr w:type="lastCol">
      <w:pPr>
        <w:jc w:val="both"/>
      </w:pPr>
      <w:rPr>
        <w:rFonts w:ascii="Arial" w:eastAsia="굴림" w:hAnsi="Arial"/>
        <w:sz w:val="18"/>
      </w:rPr>
    </w:tblStylePr>
    <w:tblStylePr w:type="band1Horz">
      <w:rPr>
        <w:rFonts w:ascii="Arial" w:eastAsia="굴림" w:hAnsi="Arial"/>
        <w:sz w:val="18"/>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uto"/>
      </w:tcPr>
    </w:tblStylePr>
    <w:tblStylePr w:type="band2Horz">
      <w:rPr>
        <w:sz w:val="18"/>
      </w:rPr>
    </w:tblStylePr>
    <w:tblStylePr w:type="neCell">
      <w:rPr>
        <w:b/>
        <w:bCs/>
        <w:i w:val="0"/>
        <w:iCs w:val="0"/>
      </w:rPr>
      <w:tblPr/>
      <w:tcPr>
        <w:tcBorders>
          <w:tl2br w:val="none" w:sz="0" w:space="0" w:color="auto"/>
          <w:tr2bl w:val="none" w:sz="0" w:space="0" w:color="auto"/>
        </w:tcBorders>
      </w:tcPr>
    </w:tblStylePr>
    <w:tblStylePr w:type="swCell">
      <w:rPr>
        <w:b w:val="0"/>
        <w:bCs/>
      </w:rPr>
      <w:tblPr/>
      <w:tcPr>
        <w:tcBorders>
          <w:tl2br w:val="none" w:sz="0" w:space="0" w:color="auto"/>
          <w:tr2bl w:val="none" w:sz="0" w:space="0" w:color="auto"/>
        </w:tcBorders>
      </w:tcPr>
    </w:tblStylePr>
  </w:style>
  <w:style w:type="table" w:customStyle="1" w:styleId="TCC221">
    <w:name w:val="TCC 레지스터비트표22"/>
    <w:basedOn w:val="a3"/>
    <w:rsid w:val="00FD45AF"/>
    <w:pPr>
      <w:widowControl w:val="0"/>
      <w:wordWrap w:val="0"/>
      <w:autoSpaceDE w:val="0"/>
      <w:autoSpaceDN w:val="0"/>
      <w:jc w:val="center"/>
    </w:pPr>
    <w:rPr>
      <w:rFonts w:ascii="Arial" w:eastAsia="굴림" w:hAnsi="Arial"/>
      <w:sz w:val="18"/>
      <w:szCs w:val="16"/>
    </w:rPr>
    <w:tblPr>
      <w:tblStyleRowBandSize w:val="1"/>
      <w:tblStyleColBandSize w:val="1"/>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right"/>
    </w:trPr>
    <w:tcPr>
      <w:shd w:val="clear" w:color="auto" w:fill="auto"/>
      <w:tcMar>
        <w:left w:w="0" w:type="dxa"/>
        <w:right w:w="0" w:type="dxa"/>
      </w:tcMar>
      <w:vAlign w:val="center"/>
    </w:tcPr>
    <w:tblStylePr w:type="firstRow">
      <w:pPr>
        <w:jc w:val="center"/>
      </w:pPr>
      <w:rPr>
        <w:rFonts w:ascii="Arial" w:eastAsia="바탕" w:hAnsi="Arial"/>
        <w:b/>
        <w:i w:val="0"/>
        <w:iCs/>
        <w:color w:val="auto"/>
        <w:spacing w:val="0"/>
        <w:w w:val="100"/>
        <w:kern w:val="20"/>
        <w:position w:val="0"/>
        <w:sz w:val="18"/>
        <w:szCs w:val="20"/>
        <w:u w:val="none"/>
        <w:em w:val="none"/>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E6E6E6"/>
      </w:tcPr>
    </w:tblStylePr>
    <w:tblStylePr w:type="lastRow">
      <w:rPr>
        <w:b w:val="0"/>
        <w:color w:val="auto"/>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uto"/>
      </w:tcPr>
    </w:tblStylePr>
    <w:tblStylePr w:type="firstCol">
      <w:pPr>
        <w:jc w:val="center"/>
      </w:pPr>
      <w:tblPr/>
      <w:tcPr>
        <w:tcBorders>
          <w:right w:val="nil"/>
        </w:tcBorders>
      </w:tcPr>
    </w:tblStylePr>
    <w:tblStylePr w:type="lastCol">
      <w:pPr>
        <w:jc w:val="both"/>
      </w:pPr>
      <w:rPr>
        <w:rFonts w:ascii="Arial" w:eastAsia="굴림" w:hAnsi="Arial"/>
        <w:sz w:val="18"/>
      </w:rPr>
    </w:tblStylePr>
    <w:tblStylePr w:type="band1Horz">
      <w:rPr>
        <w:rFonts w:ascii="Arial" w:eastAsia="굴림" w:hAnsi="Arial"/>
        <w:sz w:val="18"/>
      </w:rPr>
    </w:tblStylePr>
    <w:tblStylePr w:type="band2Horz">
      <w:rPr>
        <w:sz w:val="18"/>
      </w:rPr>
    </w:tblStylePr>
    <w:tblStylePr w:type="neCell">
      <w:rPr>
        <w:b/>
        <w:bCs/>
        <w:i w:val="0"/>
        <w:iCs w:val="0"/>
      </w:rPr>
      <w:tblPr/>
      <w:tcPr>
        <w:tcBorders>
          <w:tl2br w:val="none" w:sz="0" w:space="0" w:color="auto"/>
          <w:tr2bl w:val="none" w:sz="0" w:space="0" w:color="auto"/>
        </w:tcBorders>
      </w:tcPr>
    </w:tblStylePr>
    <w:tblStylePr w:type="swCell">
      <w:rPr>
        <w:b w:val="0"/>
        <w:bCs/>
      </w:rPr>
      <w:tblPr/>
      <w:tcPr>
        <w:tcBorders>
          <w:tl2br w:val="none" w:sz="0" w:space="0" w:color="auto"/>
          <w:tr2bl w:val="none" w:sz="0" w:space="0" w:color="auto"/>
        </w:tcBorders>
      </w:tcPr>
    </w:tblStylePr>
  </w:style>
  <w:style w:type="table" w:customStyle="1" w:styleId="TCC222">
    <w:name w:val="TCC 표일반22"/>
    <w:basedOn w:val="TCCd"/>
    <w:rsid w:val="00D6021B"/>
    <w:tblPr/>
    <w:tblStylePr w:type="firstRow">
      <w:pPr>
        <w:jc w:val="center"/>
      </w:pPr>
      <w:rPr>
        <w:rFonts w:ascii="Times New Roman" w:eastAsia="굴림" w:hAnsi="Times New Roman"/>
        <w:b/>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6E6E6"/>
      </w:tcPr>
    </w:tblStylePr>
    <w:tblStylePr w:type="firstCol">
      <w:pPr>
        <w:jc w:val="center"/>
      </w:pPr>
    </w:tblStylePr>
    <w:tblStylePr w:type="lastCol">
      <w:pPr>
        <w:jc w:val="both"/>
      </w:pPr>
    </w:tblStylePr>
    <w:tblStylePr w:type="band1Horz">
      <w:pPr>
        <w:jc w:val="both"/>
      </w:pPr>
    </w:tblStylePr>
    <w:tblStylePr w:type="band2Horz">
      <w:pPr>
        <w:jc w:val="both"/>
      </w:pPr>
    </w:tblStylePr>
  </w:style>
  <w:style w:type="table" w:customStyle="1" w:styleId="27">
    <w:name w:val="스타일 굵게2"/>
    <w:basedOn w:val="TCCa"/>
    <w:rsid w:val="00FD45AF"/>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auto"/>
    </w:tcPr>
    <w:tblStylePr w:type="firstRow">
      <w:pPr>
        <w:jc w:val="center"/>
      </w:pPr>
      <w:rPr>
        <w:rFonts w:ascii="Arial" w:eastAsia="바탕" w:hAnsi="Arial"/>
        <w:b/>
        <w:i w:val="0"/>
        <w:iCs/>
        <w:color w:val="auto"/>
        <w:spacing w:val="0"/>
        <w:w w:val="100"/>
        <w:kern w:val="20"/>
        <w:position w:val="0"/>
        <w:sz w:val="18"/>
        <w:szCs w:val="20"/>
        <w:u w:val="none"/>
        <w:em w:val="none"/>
      </w:rPr>
      <w:tblPr/>
      <w:tcPr>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val="clear" w:color="auto" w:fill="E6E6E6"/>
      </w:tcPr>
    </w:tblStylePr>
    <w:tblStylePr w:type="lastRow">
      <w:rPr>
        <w:b w:val="0"/>
        <w:color w:val="auto"/>
      </w:rPr>
      <w:tblPr/>
      <w:tcPr>
        <w:tcBorders>
          <w:top w:val="single" w:sz="6" w:space="0" w:color="000000"/>
          <w:left w:val="single" w:sz="4" w:space="0" w:color="000000"/>
          <w:bottom w:val="single" w:sz="4" w:space="0" w:color="000000"/>
          <w:right w:val="single" w:sz="4" w:space="0" w:color="000000"/>
          <w:insideH w:val="single" w:sz="4" w:space="0" w:color="000000"/>
          <w:insideV w:val="single" w:sz="4" w:space="0" w:color="000000"/>
          <w:tl2br w:val="none" w:sz="0" w:space="0" w:color="auto"/>
          <w:tr2bl w:val="none" w:sz="0" w:space="0" w:color="auto"/>
        </w:tcBorders>
        <w:shd w:val="clear" w:color="auto" w:fill="auto"/>
      </w:tcPr>
    </w:tblStylePr>
    <w:tblStylePr w:type="firstCol">
      <w:pPr>
        <w:jc w:val="center"/>
      </w:pPr>
      <w:tblPr/>
      <w:tcPr>
        <w:tcBorders>
          <w:right w:val="nil"/>
        </w:tcBorders>
      </w:tcPr>
    </w:tblStylePr>
    <w:tblStylePr w:type="lastCol">
      <w:pPr>
        <w:wordWrap/>
        <w:jc w:val="both"/>
      </w:pPr>
      <w:rPr>
        <w:rFonts w:ascii="Arial" w:eastAsia="굴림" w:hAnsi="Arial"/>
        <w:sz w:val="18"/>
      </w:rPr>
    </w:tblStylePr>
    <w:tblStylePr w:type="band1Horz">
      <w:rPr>
        <w:rFonts w:ascii="Arial" w:eastAsia="굴림" w:hAnsi="Arial"/>
        <w:sz w:val="18"/>
      </w:rPr>
    </w:tblStylePr>
    <w:tblStylePr w:type="band2Horz">
      <w:rPr>
        <w:sz w:val="18"/>
      </w:rPr>
    </w:tblStylePr>
    <w:tblStylePr w:type="neCell">
      <w:rPr>
        <w:b/>
        <w:bCs/>
        <w:i w:val="0"/>
        <w:iCs w:val="0"/>
      </w:rPr>
      <w:tblPr/>
      <w:tcPr>
        <w:tcBorders>
          <w:tl2br w:val="none" w:sz="0" w:space="0" w:color="auto"/>
          <w:tr2bl w:val="none" w:sz="0" w:space="0" w:color="auto"/>
        </w:tcBorders>
      </w:tcPr>
    </w:tblStylePr>
    <w:tblStylePr w:type="swCell">
      <w:rPr>
        <w:b w:val="0"/>
        <w:bCs/>
      </w:rPr>
      <w:tblPr/>
      <w:tcPr>
        <w:tcBorders>
          <w:tl2br w:val="none" w:sz="0" w:space="0" w:color="auto"/>
          <w:tr2bl w:val="none" w:sz="0" w:space="0" w:color="auto"/>
        </w:tcBorders>
      </w:tcPr>
    </w:tblStylePr>
  </w:style>
  <w:style w:type="table" w:customStyle="1" w:styleId="110">
    <w:name w:val="스타일 굵게11"/>
    <w:basedOn w:val="TCC14"/>
    <w:rsid w:val="00FD45AF"/>
    <w:tblPr/>
    <w:tcPr>
      <w:shd w:val="clear" w:color="auto" w:fill="auto"/>
    </w:tcPr>
    <w:tblStylePr w:type="firstRow">
      <w:pPr>
        <w:jc w:val="center"/>
      </w:pPr>
      <w:rPr>
        <w:rFonts w:ascii="Arial" w:eastAsia="바탕" w:hAnsi="Arial"/>
        <w:b/>
        <w:i w:val="0"/>
        <w:iCs/>
        <w:color w:val="auto"/>
        <w:spacing w:val="0"/>
        <w:w w:val="100"/>
        <w:kern w:val="20"/>
        <w:position w:val="0"/>
        <w:sz w:val="18"/>
        <w:szCs w:val="20"/>
        <w:u w:val="none"/>
        <w:em w:val="none"/>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D9D9D9"/>
      </w:tcPr>
    </w:tblStylePr>
    <w:tblStylePr w:type="lastRow">
      <w:rPr>
        <w:b w:val="0"/>
        <w:color w:val="auto"/>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uto"/>
      </w:tcPr>
    </w:tblStylePr>
    <w:tblStylePr w:type="firstCol">
      <w:pPr>
        <w:jc w:val="center"/>
      </w:pPr>
      <w:tblPr/>
      <w:tcPr>
        <w:tcBorders>
          <w:right w:val="nil"/>
        </w:tcBorders>
      </w:tcPr>
    </w:tblStylePr>
    <w:tblStylePr w:type="lastCol">
      <w:pPr>
        <w:jc w:val="both"/>
      </w:pPr>
      <w:rPr>
        <w:rFonts w:ascii="Arial" w:eastAsia="굴림" w:hAnsi="Arial"/>
        <w:sz w:val="18"/>
      </w:rPr>
    </w:tblStylePr>
    <w:tblStylePr w:type="band1Horz">
      <w:rPr>
        <w:rFonts w:ascii="Arial" w:eastAsia="굴림" w:hAnsi="Arial"/>
        <w:sz w:val="18"/>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uto"/>
      </w:tcPr>
    </w:tblStylePr>
    <w:tblStylePr w:type="band2Horz">
      <w:rPr>
        <w:sz w:val="18"/>
      </w:rPr>
    </w:tblStylePr>
    <w:tblStylePr w:type="neCell">
      <w:rPr>
        <w:b/>
        <w:bCs/>
        <w:i w:val="0"/>
        <w:iCs w:val="0"/>
      </w:rPr>
      <w:tblPr/>
      <w:tcPr>
        <w:tcBorders>
          <w:tl2br w:val="none" w:sz="0" w:space="0" w:color="auto"/>
          <w:tr2bl w:val="none" w:sz="0" w:space="0" w:color="auto"/>
        </w:tcBorders>
      </w:tcPr>
    </w:tblStylePr>
    <w:tblStylePr w:type="swCell">
      <w:rPr>
        <w:b w:val="0"/>
        <w:bCs/>
      </w:rPr>
      <w:tblPr/>
      <w:tcPr>
        <w:tcBorders>
          <w:tl2br w:val="none" w:sz="0" w:space="0" w:color="auto"/>
          <w:tr2bl w:val="none" w:sz="0" w:space="0" w:color="auto"/>
        </w:tcBorders>
      </w:tcPr>
    </w:tblStylePr>
  </w:style>
  <w:style w:type="character" w:customStyle="1" w:styleId="SC1177840">
    <w:name w:val="SC.11.77840"/>
    <w:rsid w:val="00FD45AF"/>
    <w:rPr>
      <w:rFonts w:cs="Arial"/>
      <w:b/>
      <w:bCs/>
      <w:color w:val="000000"/>
      <w:sz w:val="22"/>
      <w:szCs w:val="22"/>
    </w:rPr>
  </w:style>
  <w:style w:type="character" w:customStyle="1" w:styleId="SC1177913">
    <w:name w:val="SC.11.77913"/>
    <w:rsid w:val="00FD45AF"/>
    <w:rPr>
      <w:rFonts w:cs="Arial"/>
      <w:b/>
      <w:bCs/>
      <w:color w:val="000000"/>
    </w:rPr>
  </w:style>
  <w:style w:type="table" w:customStyle="1" w:styleId="TCC81">
    <w:name w:val="TCC 레지스터비트표8"/>
    <w:basedOn w:val="a3"/>
    <w:rsid w:val="00FD45AF"/>
    <w:pPr>
      <w:widowControl w:val="0"/>
      <w:wordWrap w:val="0"/>
      <w:autoSpaceDE w:val="0"/>
      <w:autoSpaceDN w:val="0"/>
      <w:jc w:val="center"/>
    </w:pPr>
    <w:rPr>
      <w:rFonts w:ascii="Arial" w:eastAsia="굴림" w:hAnsi="Arial"/>
      <w:sz w:val="18"/>
      <w:szCs w:val="16"/>
    </w:rPr>
    <w:tblPr>
      <w:tblStyleRowBandSize w:val="1"/>
      <w:tblStyleColBandSize w:val="1"/>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right"/>
    </w:trPr>
    <w:tcPr>
      <w:shd w:val="clear" w:color="auto" w:fill="auto"/>
      <w:tcMar>
        <w:left w:w="0" w:type="dxa"/>
        <w:right w:w="0" w:type="dxa"/>
      </w:tcMar>
      <w:vAlign w:val="center"/>
    </w:tcPr>
    <w:tblStylePr w:type="firstRow">
      <w:pPr>
        <w:jc w:val="center"/>
      </w:pPr>
      <w:rPr>
        <w:rFonts w:ascii="Arial" w:eastAsia="바탕" w:hAnsi="Arial"/>
        <w:b/>
        <w:i w:val="0"/>
        <w:iCs/>
        <w:color w:val="auto"/>
        <w:spacing w:val="0"/>
        <w:w w:val="100"/>
        <w:kern w:val="20"/>
        <w:position w:val="0"/>
        <w:sz w:val="18"/>
        <w:szCs w:val="20"/>
        <w:u w:val="none"/>
        <w:em w:val="none"/>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E6E6E6"/>
      </w:tcPr>
    </w:tblStylePr>
    <w:tblStylePr w:type="lastRow">
      <w:rPr>
        <w:b w:val="0"/>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pPr>
        <w:jc w:val="center"/>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lastCol">
      <w:pPr>
        <w:jc w:val="both"/>
      </w:pPr>
      <w:rPr>
        <w:rFonts w:ascii="Arial" w:eastAsia="굴림" w:hAnsi="Arial"/>
        <w:sz w:val="18"/>
      </w:rPr>
    </w:tblStylePr>
    <w:tblStylePr w:type="band1Horz">
      <w:rPr>
        <w:rFonts w:ascii="Arial" w:eastAsia="굴림" w:hAnsi="Arial"/>
        <w:sz w:val="18"/>
      </w:rPr>
    </w:tblStylePr>
    <w:tblStylePr w:type="band2Horz">
      <w:rPr>
        <w:sz w:val="18"/>
      </w:rPr>
    </w:tblStylePr>
    <w:tblStylePr w:type="neCell">
      <w:rPr>
        <w:b/>
        <w:bCs/>
        <w:i w:val="0"/>
        <w:iCs w:val="0"/>
      </w:rPr>
      <w:tblPr/>
      <w:tcPr>
        <w:tcBorders>
          <w:tl2br w:val="none" w:sz="0" w:space="0" w:color="auto"/>
          <w:tr2bl w:val="none" w:sz="0" w:space="0" w:color="auto"/>
        </w:tcBorders>
      </w:tcPr>
    </w:tblStylePr>
    <w:tblStylePr w:type="swCell">
      <w:rPr>
        <w:b w:val="0"/>
        <w:bCs/>
      </w:rPr>
      <w:tblPr/>
      <w:tcPr>
        <w:tcBorders>
          <w:tl2br w:val="none" w:sz="0" w:space="0" w:color="auto"/>
          <w:tr2bl w:val="none" w:sz="0" w:space="0" w:color="auto"/>
        </w:tcBorders>
      </w:tcPr>
    </w:tblStylePr>
  </w:style>
  <w:style w:type="character" w:customStyle="1" w:styleId="TCC1CharChar">
    <w:name w:val="TCC1 Char Char"/>
    <w:rsid w:val="00287E28"/>
    <w:rPr>
      <w:rFonts w:ascii="Arial" w:eastAsia="굴림체" w:hAnsi="Arial" w:cs="Arial"/>
      <w:b/>
      <w:bCs/>
      <w:sz w:val="22"/>
      <w:szCs w:val="22"/>
      <w:lang w:val="en-US" w:eastAsia="ko-KR" w:bidi="ar-SA"/>
    </w:rPr>
  </w:style>
  <w:style w:type="character" w:customStyle="1" w:styleId="TCC2CharChar">
    <w:name w:val="TCC 2 Char Char"/>
    <w:rsid w:val="00287E28"/>
    <w:rPr>
      <w:rFonts w:ascii="Arial" w:eastAsia="굴림" w:hAnsi="Arial" w:cs="Arial"/>
      <w:b/>
      <w:bCs/>
      <w:color w:val="000000"/>
      <w:kern w:val="2"/>
      <w:lang w:val="en-US" w:eastAsia="ko-KR" w:bidi="ar-SA"/>
    </w:rPr>
  </w:style>
  <w:style w:type="character" w:customStyle="1" w:styleId="TCC3CharChar">
    <w:name w:val="TCC 3 Char Char"/>
    <w:rsid w:val="00287E28"/>
    <w:rPr>
      <w:rFonts w:ascii="Arial" w:eastAsia="굴림" w:hAnsi="Arial" w:cs="Arial"/>
      <w:b/>
      <w:bCs/>
      <w:color w:val="000000"/>
      <w:lang w:val="en-US" w:eastAsia="ko-KR" w:bidi="ar-SA"/>
    </w:rPr>
  </w:style>
  <w:style w:type="table" w:customStyle="1" w:styleId="TCC130">
    <w:name w:val="TCC 표일반13"/>
    <w:basedOn w:val="a3"/>
    <w:rsid w:val="00D6021B"/>
    <w:pPr>
      <w:jc w:val="both"/>
    </w:pPr>
    <w:rPr>
      <w:rFonts w:ascii="Arial" w:eastAsia="굴림" w:hAnsi="Arial"/>
      <w:sz w:val="18"/>
    </w:rPr>
    <w:tblPr>
      <w:tblStyleRowBandSize w:val="1"/>
      <w:tblStyleColBandSize w:val="1"/>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jc w:val="right"/>
    </w:trPr>
    <w:tcPr>
      <w:tcMar>
        <w:left w:w="0" w:type="dxa"/>
        <w:right w:w="0" w:type="dxa"/>
      </w:tcMar>
      <w:vAlign w:val="center"/>
    </w:tcPr>
    <w:tblStylePr w:type="firstRow">
      <w:pPr>
        <w:jc w:val="center"/>
      </w:pPr>
      <w:rPr>
        <w:rFonts w:ascii="Arial" w:eastAsia="굴림" w:hAnsi="Arial"/>
        <w:b/>
        <w:sz w:val="18"/>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l2br w:val="nil"/>
          <w:tr2bl w:val="nil"/>
        </w:tcBorders>
        <w:shd w:val="clear" w:color="auto" w:fill="E6E6E6"/>
      </w:tcPr>
    </w:tblStylePr>
    <w:tblStylePr w:type="firstCol">
      <w:pPr>
        <w:jc w:val="center"/>
      </w:pPr>
    </w:tblStylePr>
    <w:tblStylePr w:type="lastCol">
      <w:pPr>
        <w:jc w:val="both"/>
      </w:pPr>
    </w:tblStylePr>
    <w:tblStylePr w:type="band1Horz">
      <w:pPr>
        <w:jc w:val="center"/>
      </w:pPr>
    </w:tblStylePr>
    <w:tblStylePr w:type="band2Horz">
      <w:pPr>
        <w:jc w:val="center"/>
      </w:pPr>
    </w:tblStylePr>
  </w:style>
  <w:style w:type="paragraph" w:customStyle="1" w:styleId="28">
    <w:name w:val="스타일2"/>
    <w:basedOn w:val="TCC23"/>
    <w:link w:val="2Char0"/>
    <w:rsid w:val="00182EF7"/>
  </w:style>
  <w:style w:type="character" w:customStyle="1" w:styleId="2Char0">
    <w:name w:val="스타일2 Char"/>
    <w:link w:val="28"/>
    <w:rsid w:val="00182EF7"/>
    <w:rPr>
      <w:rFonts w:ascii="Arial" w:eastAsia="굴림체" w:hAnsi="Arial"/>
      <w:b/>
      <w:bCs/>
      <w:lang w:val="en-US" w:eastAsia="ko-KR" w:bidi="ar-SA"/>
    </w:rPr>
  </w:style>
  <w:style w:type="paragraph" w:customStyle="1" w:styleId="TableCellLeft">
    <w:name w:val="Table_Cell_Left"/>
    <w:aliases w:val="tla,Table_Cell_Text (left-aligned),table cell (left-aligned),table cell (left-aligned) + (영어) 9 pt"/>
    <w:basedOn w:val="a1"/>
    <w:rsid w:val="00D77E39"/>
    <w:pPr>
      <w:adjustRightInd w:val="0"/>
      <w:snapToGrid w:val="0"/>
      <w:spacing w:before="40" w:after="40" w:line="240" w:lineRule="atLeast"/>
      <w:jc w:val="left"/>
      <w:textAlignment w:val="baseline"/>
    </w:pPr>
    <w:rPr>
      <w:rFonts w:eastAsia="바탕체"/>
      <w:kern w:val="0"/>
      <w:sz w:val="20"/>
      <w:szCs w:val="20"/>
    </w:rPr>
  </w:style>
  <w:style w:type="character" w:customStyle="1" w:styleId="CharChar32">
    <w:name w:val="Char Char32"/>
    <w:rsid w:val="00D77E39"/>
    <w:rPr>
      <w:rFonts w:ascii="Verdana" w:eastAsia="굴림체" w:hAnsi="Verdana" w:cs="Arial"/>
      <w:b/>
      <w:bCs/>
      <w:lang w:val="en-US" w:eastAsia="ko-KR" w:bidi="ar-SA"/>
    </w:rPr>
  </w:style>
  <w:style w:type="character" w:customStyle="1" w:styleId="CharChar42">
    <w:name w:val="Char Char42"/>
    <w:rsid w:val="00D77E39"/>
    <w:rPr>
      <w:rFonts w:ascii="Arial" w:eastAsia="굴림체" w:hAnsi="Arial" w:cs="Arial"/>
      <w:b/>
      <w:bCs/>
      <w:sz w:val="22"/>
      <w:szCs w:val="22"/>
      <w:lang w:val="en-US" w:eastAsia="ko-KR" w:bidi="ar-SA"/>
    </w:rPr>
  </w:style>
  <w:style w:type="character" w:customStyle="1" w:styleId="CharChar6">
    <w:name w:val="Char Char6"/>
    <w:rsid w:val="00D77E39"/>
    <w:rPr>
      <w:rFonts w:ascii="Verdana" w:eastAsia="굴림체" w:hAnsi="Verdana" w:cs="Arial"/>
      <w:b/>
      <w:bCs/>
      <w:lang w:val="en-US" w:eastAsia="ko-KR" w:bidi="ar-SA"/>
    </w:rPr>
  </w:style>
  <w:style w:type="character" w:styleId="afe">
    <w:name w:val="Emphasis"/>
    <w:rsid w:val="00075EFF"/>
    <w:rPr>
      <w:i/>
      <w:iCs/>
    </w:rPr>
  </w:style>
  <w:style w:type="character" w:customStyle="1" w:styleId="4Char">
    <w:name w:val="제목 4 Char"/>
    <w:aliases w:val="TCC 4 Char"/>
    <w:link w:val="40"/>
    <w:rsid w:val="00264C4B"/>
    <w:rPr>
      <w:rFonts w:ascii="Tahoma" w:eastAsia="굴림" w:hAnsi="Tahoma"/>
      <w:b/>
      <w:bCs/>
      <w:color w:val="255B98"/>
    </w:rPr>
  </w:style>
  <w:style w:type="character" w:customStyle="1" w:styleId="5Char">
    <w:name w:val="제목 5 Char"/>
    <w:aliases w:val="TCC 5 Char"/>
    <w:link w:val="51"/>
    <w:rsid w:val="00D82B79"/>
    <w:rPr>
      <w:rFonts w:ascii="Tahoma" w:eastAsia="굴림" w:hAnsi="Tahoma"/>
      <w:b/>
      <w:bCs/>
      <w:color w:val="255B98"/>
      <w:kern w:val="2"/>
      <w:szCs w:val="18"/>
    </w:rPr>
  </w:style>
  <w:style w:type="character" w:customStyle="1" w:styleId="6Char">
    <w:name w:val="제목 6 Char"/>
    <w:link w:val="6"/>
    <w:rsid w:val="00EB780D"/>
    <w:rPr>
      <w:rFonts w:ascii="Tahoma" w:eastAsia="굴림" w:hAnsi="Tahoma"/>
      <w:b/>
      <w:bCs/>
      <w:kern w:val="2"/>
      <w:sz w:val="18"/>
      <w:szCs w:val="16"/>
    </w:rPr>
  </w:style>
  <w:style w:type="character" w:customStyle="1" w:styleId="7Char">
    <w:name w:val="제목 7 Char"/>
    <w:link w:val="7"/>
    <w:rsid w:val="00EB780D"/>
    <w:rPr>
      <w:rFonts w:ascii="Tahoma" w:eastAsia="굴림" w:hAnsi="Tahoma"/>
      <w:b/>
      <w:bCs/>
      <w:kern w:val="2"/>
      <w:sz w:val="18"/>
      <w:szCs w:val="16"/>
    </w:rPr>
  </w:style>
  <w:style w:type="character" w:customStyle="1" w:styleId="8Char">
    <w:name w:val="제목 8 Char"/>
    <w:link w:val="8"/>
    <w:rsid w:val="00EB780D"/>
    <w:rPr>
      <w:rFonts w:ascii="Tahoma" w:eastAsia="굴림" w:hAnsi="Tahoma"/>
      <w:b/>
      <w:iCs/>
      <w:kern w:val="2"/>
      <w:sz w:val="18"/>
      <w:szCs w:val="16"/>
    </w:rPr>
  </w:style>
  <w:style w:type="character" w:customStyle="1" w:styleId="9Char">
    <w:name w:val="제목 9 Char"/>
    <w:link w:val="9"/>
    <w:rsid w:val="00EB780D"/>
    <w:rPr>
      <w:rFonts w:ascii="Tahoma" w:eastAsia="굴림" w:hAnsi="Tahoma"/>
      <w:b/>
      <w:bCs/>
      <w:kern w:val="2"/>
      <w:sz w:val="18"/>
      <w:szCs w:val="22"/>
    </w:rPr>
  </w:style>
  <w:style w:type="paragraph" w:styleId="aff">
    <w:name w:val="List Paragraph"/>
    <w:basedOn w:val="a1"/>
    <w:uiPriority w:val="34"/>
    <w:qFormat/>
    <w:rsid w:val="00EB780D"/>
    <w:pPr>
      <w:wordWrap w:val="0"/>
      <w:ind w:leftChars="400" w:left="800"/>
    </w:pPr>
  </w:style>
  <w:style w:type="character" w:customStyle="1" w:styleId="Char">
    <w:name w:val="머리글 Char"/>
    <w:link w:val="a5"/>
    <w:uiPriority w:val="99"/>
    <w:rsid w:val="00EB780D"/>
    <w:rPr>
      <w:rFonts w:ascii="Arial" w:eastAsia="굴림체" w:hAnsi="Arial"/>
      <w:kern w:val="2"/>
      <w:sz w:val="18"/>
      <w:szCs w:val="18"/>
    </w:rPr>
  </w:style>
  <w:style w:type="paragraph" w:customStyle="1" w:styleId="29">
    <w:name w:val="수정2"/>
    <w:basedOn w:val="a1"/>
    <w:rsid w:val="00AF7DCD"/>
    <w:pPr>
      <w:jc w:val="right"/>
    </w:pPr>
    <w:rPr>
      <w:rFonts w:cs="바탕"/>
      <w:b/>
      <w:bCs/>
      <w:sz w:val="24"/>
      <w:szCs w:val="20"/>
    </w:rPr>
  </w:style>
  <w:style w:type="character" w:customStyle="1" w:styleId="CharChar31">
    <w:name w:val="Char Char31"/>
    <w:rsid w:val="00AF7DCD"/>
    <w:rPr>
      <w:rFonts w:ascii="Verdana" w:eastAsia="굴림체" w:hAnsi="Verdana" w:cs="Arial"/>
      <w:b/>
      <w:bCs/>
      <w:lang w:val="en-US" w:eastAsia="ko-KR" w:bidi="ar-SA"/>
    </w:rPr>
  </w:style>
  <w:style w:type="character" w:customStyle="1" w:styleId="CharChar41">
    <w:name w:val="Char Char41"/>
    <w:rsid w:val="00AF7DCD"/>
    <w:rPr>
      <w:rFonts w:ascii="Arial" w:eastAsia="굴림체" w:hAnsi="Arial" w:cs="Arial"/>
      <w:b/>
      <w:bCs/>
      <w:sz w:val="22"/>
      <w:szCs w:val="22"/>
      <w:lang w:val="en-US" w:eastAsia="ko-KR" w:bidi="ar-SA"/>
    </w:rPr>
  </w:style>
  <w:style w:type="character" w:customStyle="1" w:styleId="CharChar5">
    <w:name w:val="Char Char5"/>
    <w:rsid w:val="00AF7DCD"/>
    <w:rPr>
      <w:rFonts w:ascii="Verdana" w:eastAsia="굴림체" w:hAnsi="Verdana" w:cs="Arial"/>
      <w:b/>
      <w:bCs/>
      <w:lang w:val="en-US" w:eastAsia="ko-KR" w:bidi="ar-SA"/>
    </w:rPr>
  </w:style>
  <w:style w:type="paragraph" w:styleId="aff0">
    <w:name w:val="Intense Quote"/>
    <w:basedOn w:val="a1"/>
    <w:next w:val="a1"/>
    <w:link w:val="Char4"/>
    <w:uiPriority w:val="30"/>
    <w:rsid w:val="005E1694"/>
    <w:pPr>
      <w:pBdr>
        <w:bottom w:val="single" w:sz="4" w:space="4" w:color="4F81BD" w:themeColor="accent1"/>
      </w:pBdr>
      <w:spacing w:before="200" w:after="280"/>
      <w:ind w:left="936" w:right="936"/>
    </w:pPr>
    <w:rPr>
      <w:b/>
      <w:bCs/>
      <w:i/>
      <w:iCs/>
      <w:color w:val="4F81BD" w:themeColor="accent1"/>
    </w:rPr>
  </w:style>
  <w:style w:type="character" w:customStyle="1" w:styleId="Char4">
    <w:name w:val="강한 인용 Char"/>
    <w:basedOn w:val="a2"/>
    <w:link w:val="aff0"/>
    <w:uiPriority w:val="30"/>
    <w:rsid w:val="005E1694"/>
    <w:rPr>
      <w:rFonts w:ascii="Arial" w:eastAsia="굴림체" w:hAnsi="Arial"/>
      <w:b/>
      <w:bCs/>
      <w:i/>
      <w:iCs/>
      <w:color w:val="4F81BD" w:themeColor="accent1"/>
      <w:kern w:val="2"/>
      <w:sz w:val="18"/>
      <w:szCs w:val="18"/>
    </w:rPr>
  </w:style>
  <w:style w:type="paragraph" w:styleId="aff1">
    <w:name w:val="Quote"/>
    <w:basedOn w:val="a1"/>
    <w:next w:val="a1"/>
    <w:link w:val="Char5"/>
    <w:uiPriority w:val="29"/>
    <w:rsid w:val="005E1694"/>
    <w:rPr>
      <w:i/>
      <w:iCs/>
      <w:color w:val="000000" w:themeColor="text1"/>
    </w:rPr>
  </w:style>
  <w:style w:type="character" w:customStyle="1" w:styleId="Char5">
    <w:name w:val="인용 Char"/>
    <w:basedOn w:val="a2"/>
    <w:link w:val="aff1"/>
    <w:uiPriority w:val="29"/>
    <w:rsid w:val="005E1694"/>
    <w:rPr>
      <w:rFonts w:ascii="Arial" w:eastAsia="굴림체" w:hAnsi="Arial"/>
      <w:i/>
      <w:iCs/>
      <w:color w:val="000000" w:themeColor="text1"/>
      <w:kern w:val="2"/>
      <w:sz w:val="18"/>
      <w:szCs w:val="18"/>
    </w:rPr>
  </w:style>
  <w:style w:type="character" w:customStyle="1" w:styleId="Char2">
    <w:name w:val="메모 텍스트 Char"/>
    <w:basedOn w:val="a2"/>
    <w:link w:val="ab"/>
    <w:rsid w:val="00E96DF0"/>
    <w:rPr>
      <w:rFonts w:ascii="Arial" w:eastAsia="굴림체" w:hAnsi="Arial"/>
      <w:kern w:val="2"/>
      <w:sz w:val="18"/>
      <w:szCs w:val="18"/>
    </w:rPr>
  </w:style>
  <w:style w:type="paragraph" w:customStyle="1" w:styleId="aff2">
    <w:name w:val="머리글 줄"/>
    <w:basedOn w:val="a1"/>
    <w:rsid w:val="008F0367"/>
    <w:pPr>
      <w:pBdr>
        <w:bottom w:val="thinThickSmallGap" w:sz="18" w:space="1" w:color="auto"/>
      </w:pBdr>
      <w:tabs>
        <w:tab w:val="center" w:pos="4540"/>
        <w:tab w:val="right" w:pos="9080"/>
      </w:tabs>
      <w:wordWrap w:val="0"/>
    </w:pPr>
    <w:rPr>
      <w:b/>
    </w:rPr>
  </w:style>
  <w:style w:type="paragraph" w:styleId="aff3">
    <w:name w:val="Document Map"/>
    <w:basedOn w:val="a1"/>
    <w:link w:val="Char6"/>
    <w:semiHidden/>
    <w:rsid w:val="008F0367"/>
    <w:pPr>
      <w:shd w:val="clear" w:color="auto" w:fill="000080"/>
      <w:wordWrap w:val="0"/>
    </w:pPr>
    <w:rPr>
      <w:rFonts w:eastAsia="돋움"/>
    </w:rPr>
  </w:style>
  <w:style w:type="character" w:customStyle="1" w:styleId="Char6">
    <w:name w:val="문서 구조 Char"/>
    <w:basedOn w:val="a2"/>
    <w:link w:val="aff3"/>
    <w:semiHidden/>
    <w:rsid w:val="008F0367"/>
    <w:rPr>
      <w:rFonts w:ascii="Arial" w:eastAsia="돋움" w:hAnsi="Arial"/>
      <w:kern w:val="2"/>
      <w:sz w:val="18"/>
      <w:szCs w:val="18"/>
      <w:shd w:val="clear" w:color="auto" w:fill="000080"/>
    </w:rPr>
  </w:style>
  <w:style w:type="paragraph" w:customStyle="1" w:styleId="aff4">
    <w:name w:val="바닥글 줄"/>
    <w:basedOn w:val="a1"/>
    <w:rsid w:val="008F0367"/>
    <w:pPr>
      <w:pBdr>
        <w:top w:val="thickThinSmallGap" w:sz="18" w:space="1" w:color="auto"/>
      </w:pBdr>
      <w:tabs>
        <w:tab w:val="center" w:pos="4540"/>
        <w:tab w:val="right" w:pos="9080"/>
      </w:tabs>
      <w:wordWrap w:val="0"/>
    </w:pPr>
    <w:rPr>
      <w:b/>
    </w:rPr>
  </w:style>
  <w:style w:type="paragraph" w:customStyle="1" w:styleId="14">
    <w:name w:val="수정1"/>
    <w:basedOn w:val="a1"/>
    <w:rsid w:val="008F0367"/>
    <w:pPr>
      <w:wordWrap w:val="0"/>
      <w:jc w:val="right"/>
    </w:pPr>
    <w:rPr>
      <w:rFonts w:cs="바탕"/>
      <w:b/>
      <w:bCs/>
      <w:sz w:val="24"/>
      <w:szCs w:val="20"/>
    </w:rPr>
  </w:style>
  <w:style w:type="paragraph" w:customStyle="1" w:styleId="RevNum">
    <w:name w:val="RevNum"/>
    <w:basedOn w:val="a1"/>
    <w:next w:val="a1"/>
    <w:rsid w:val="008F0367"/>
    <w:pPr>
      <w:wordWrap w:val="0"/>
      <w:spacing w:line="360" w:lineRule="auto"/>
      <w:jc w:val="right"/>
    </w:pPr>
    <w:rPr>
      <w:rFonts w:cs="Arial"/>
      <w:b/>
      <w:bCs/>
      <w:sz w:val="24"/>
    </w:rPr>
  </w:style>
  <w:style w:type="paragraph" w:customStyle="1" w:styleId="TCCff3">
    <w:name w:val="TCC 표지소제목"/>
    <w:basedOn w:val="a1"/>
    <w:next w:val="a1"/>
    <w:rsid w:val="008F0367"/>
    <w:pPr>
      <w:wordWrap w:val="0"/>
      <w:spacing w:line="360" w:lineRule="auto"/>
      <w:jc w:val="right"/>
    </w:pPr>
    <w:rPr>
      <w:rFonts w:cs="바탕"/>
      <w:b/>
      <w:bCs/>
      <w:sz w:val="24"/>
      <w:szCs w:val="20"/>
    </w:rPr>
  </w:style>
  <w:style w:type="paragraph" w:customStyle="1" w:styleId="TCCff4">
    <w:name w:val="TCC 표지큰제목"/>
    <w:basedOn w:val="a1"/>
    <w:next w:val="a1"/>
    <w:rsid w:val="008F0367"/>
    <w:pPr>
      <w:wordWrap w:val="0"/>
      <w:jc w:val="right"/>
    </w:pPr>
    <w:rPr>
      <w:b/>
      <w:caps/>
      <w:sz w:val="72"/>
    </w:rPr>
  </w:style>
  <w:style w:type="paragraph" w:customStyle="1" w:styleId="TCCCHIP">
    <w:name w:val="TCC 표지CHIP 이름"/>
    <w:basedOn w:val="a1"/>
    <w:next w:val="a1"/>
    <w:rsid w:val="008F0367"/>
    <w:pPr>
      <w:wordWrap w:val="0"/>
      <w:jc w:val="right"/>
    </w:pPr>
    <w:rPr>
      <w:rFonts w:cs="Arial"/>
      <w:b/>
      <w:sz w:val="72"/>
    </w:rPr>
  </w:style>
  <w:style w:type="paragraph" w:customStyle="1" w:styleId="test">
    <w:name w:val="test단락"/>
    <w:basedOn w:val="a1"/>
    <w:rsid w:val="008F0367"/>
    <w:pPr>
      <w:wordWrap w:val="0"/>
    </w:pPr>
  </w:style>
  <w:style w:type="paragraph" w:styleId="aff5">
    <w:name w:val="Date"/>
    <w:basedOn w:val="a1"/>
    <w:next w:val="a1"/>
    <w:link w:val="Char7"/>
    <w:rsid w:val="008F0367"/>
    <w:pPr>
      <w:wordWrap w:val="0"/>
    </w:pPr>
  </w:style>
  <w:style w:type="character" w:customStyle="1" w:styleId="Char7">
    <w:name w:val="날짜 Char"/>
    <w:basedOn w:val="a2"/>
    <w:link w:val="aff5"/>
    <w:rsid w:val="008F0367"/>
    <w:rPr>
      <w:rFonts w:ascii="Arial" w:eastAsia="굴림체" w:hAnsi="Arial"/>
      <w:kern w:val="2"/>
      <w:sz w:val="18"/>
      <w:szCs w:val="18"/>
    </w:rPr>
  </w:style>
  <w:style w:type="paragraph" w:styleId="aff6">
    <w:name w:val="annotation subject"/>
    <w:basedOn w:val="ab"/>
    <w:next w:val="ab"/>
    <w:link w:val="Char8"/>
    <w:rsid w:val="008F0367"/>
    <w:pPr>
      <w:wordWrap w:val="0"/>
    </w:pPr>
    <w:rPr>
      <w:b/>
      <w:bCs/>
    </w:rPr>
  </w:style>
  <w:style w:type="character" w:customStyle="1" w:styleId="Char8">
    <w:name w:val="메모 주제 Char"/>
    <w:basedOn w:val="Char2"/>
    <w:link w:val="aff6"/>
    <w:rsid w:val="008F0367"/>
    <w:rPr>
      <w:rFonts w:ascii="Arial" w:eastAsia="굴림체" w:hAnsi="Arial"/>
      <w:b/>
      <w:bCs/>
      <w:kern w:val="2"/>
      <w:sz w:val="18"/>
      <w:szCs w:val="18"/>
    </w:rPr>
  </w:style>
  <w:style w:type="character" w:customStyle="1" w:styleId="Char3">
    <w:name w:val="풍선 도움말 텍스트 Char"/>
    <w:link w:val="af6"/>
    <w:rsid w:val="008F0367"/>
    <w:rPr>
      <w:rFonts w:ascii="Arial" w:eastAsia="돋움" w:hAnsi="Arial"/>
      <w:kern w:val="2"/>
      <w:sz w:val="18"/>
      <w:szCs w:val="18"/>
    </w:rPr>
  </w:style>
  <w:style w:type="paragraph" w:customStyle="1" w:styleId="Coverpagetitle1">
    <w:name w:val="Cover page title 1"/>
    <w:basedOn w:val="a1"/>
    <w:next w:val="a1"/>
    <w:qFormat/>
    <w:rsid w:val="00D52DA5"/>
    <w:pPr>
      <w:spacing w:line="360" w:lineRule="auto"/>
      <w:jc w:val="left"/>
    </w:pPr>
    <w:rPr>
      <w:rFonts w:cs="바탕"/>
      <w:b/>
      <w:bCs/>
      <w:sz w:val="72"/>
      <w:szCs w:val="20"/>
    </w:rPr>
  </w:style>
  <w:style w:type="paragraph" w:customStyle="1" w:styleId="Coverpagetitle2">
    <w:name w:val="Cover page title 2"/>
    <w:basedOn w:val="a1"/>
    <w:qFormat/>
    <w:rsid w:val="00D52DA5"/>
    <w:pPr>
      <w:spacing w:line="360" w:lineRule="auto"/>
      <w:jc w:val="left"/>
    </w:pPr>
    <w:rPr>
      <w:rFonts w:cs="바탕"/>
      <w:b/>
      <w:bCs/>
      <w:sz w:val="24"/>
      <w:szCs w:val="20"/>
    </w:rPr>
  </w:style>
  <w:style w:type="paragraph" w:customStyle="1" w:styleId="TCC13">
    <w:name w:val="TCC 글머리1"/>
    <w:basedOn w:val="a1"/>
    <w:qFormat/>
    <w:rsid w:val="009D477C"/>
    <w:pPr>
      <w:numPr>
        <w:numId w:val="22"/>
      </w:numPr>
      <w:ind w:left="806" w:hanging="403"/>
    </w:pPr>
  </w:style>
  <w:style w:type="paragraph" w:customStyle="1" w:styleId="TCC22">
    <w:name w:val="TCC 글머리2"/>
    <w:basedOn w:val="a1"/>
    <w:qFormat/>
    <w:rsid w:val="009D477C"/>
    <w:pPr>
      <w:numPr>
        <w:numId w:val="23"/>
      </w:numPr>
      <w:ind w:left="1089" w:hanging="403"/>
    </w:pPr>
  </w:style>
  <w:style w:type="paragraph" w:customStyle="1" w:styleId="TCC31">
    <w:name w:val="TCC 글머리3"/>
    <w:basedOn w:val="a1"/>
    <w:qFormat/>
    <w:rsid w:val="00994716"/>
    <w:pPr>
      <w:numPr>
        <w:numId w:val="24"/>
      </w:numPr>
      <w:ind w:leftChars="450" w:left="853" w:hanging="403"/>
    </w:pPr>
  </w:style>
  <w:style w:type="paragraph" w:customStyle="1" w:styleId="TCC40">
    <w:name w:val="TCC 글머리4"/>
    <w:basedOn w:val="a1"/>
    <w:qFormat/>
    <w:rsid w:val="00994716"/>
    <w:pPr>
      <w:numPr>
        <w:numId w:val="25"/>
      </w:numPr>
      <w:ind w:leftChars="600" w:left="1003" w:hanging="403"/>
    </w:pPr>
  </w:style>
  <w:style w:type="character" w:styleId="aff7">
    <w:name w:val="Placeholder Text"/>
    <w:basedOn w:val="a2"/>
    <w:uiPriority w:val="99"/>
    <w:semiHidden/>
    <w:rsid w:val="00E25E2D"/>
    <w:rPr>
      <w:color w:val="808080"/>
    </w:rPr>
  </w:style>
  <w:style w:type="character" w:customStyle="1" w:styleId="36">
    <w:name w:val="스타일3"/>
    <w:basedOn w:val="a2"/>
    <w:uiPriority w:val="1"/>
    <w:rsid w:val="00D147F3"/>
    <w:rPr>
      <w:rFonts w:eastAsia="Arial"/>
      <w:b/>
      <w:sz w:val="72"/>
    </w:rPr>
  </w:style>
  <w:style w:type="character" w:customStyle="1" w:styleId="46">
    <w:name w:val="스타일4"/>
    <w:basedOn w:val="a2"/>
    <w:uiPriority w:val="1"/>
    <w:rsid w:val="00D147F3"/>
    <w:rPr>
      <w:rFonts w:eastAsia="Arial"/>
      <w:b/>
      <w:sz w:val="72"/>
    </w:rPr>
  </w:style>
  <w:style w:type="character" w:customStyle="1" w:styleId="56">
    <w:name w:val="스타일5"/>
    <w:basedOn w:val="a2"/>
    <w:uiPriority w:val="1"/>
    <w:rsid w:val="00D147F3"/>
    <w:rPr>
      <w:rFonts w:eastAsia="Arial"/>
      <w:b/>
      <w:sz w:val="72"/>
    </w:rPr>
  </w:style>
  <w:style w:type="paragraph" w:styleId="TOC">
    <w:name w:val="TOC Heading"/>
    <w:basedOn w:val="1"/>
    <w:next w:val="a1"/>
    <w:uiPriority w:val="39"/>
    <w:semiHidden/>
    <w:unhideWhenUsed/>
    <w:qFormat/>
    <w:rsid w:val="00DD03C7"/>
    <w:pPr>
      <w:pageBreakBefore w:val="0"/>
      <w:numPr>
        <w:numId w:val="0"/>
      </w:numPr>
      <w:spacing w:before="0" w:after="0"/>
      <w:jc w:val="both"/>
      <w:outlineLvl w:val="9"/>
    </w:pPr>
    <w:rPr>
      <w:rFonts w:asciiTheme="majorHAnsi" w:eastAsiaTheme="majorEastAsia" w:hAnsiTheme="majorHAnsi" w:cstheme="majorBidi"/>
      <w:b w:val="0"/>
      <w:bCs w:val="0"/>
      <w:smallCaps w:val="0"/>
      <w:color w:val="auto"/>
      <w:kern w:val="2"/>
      <w:sz w:val="28"/>
      <w:szCs w:val="28"/>
    </w:rPr>
  </w:style>
  <w:style w:type="paragraph" w:styleId="aff8">
    <w:name w:val="No Spacing"/>
    <w:uiPriority w:val="1"/>
    <w:rsid w:val="00DD03C7"/>
    <w:pPr>
      <w:widowControl w:val="0"/>
      <w:autoSpaceDE w:val="0"/>
      <w:autoSpaceDN w:val="0"/>
      <w:jc w:val="both"/>
    </w:pPr>
    <w:rPr>
      <w:rFonts w:ascii="Arial" w:eastAsia="굴림체" w:hAnsi="Arial"/>
      <w:kern w:val="2"/>
      <w:sz w:val="18"/>
      <w:szCs w:val="18"/>
    </w:rPr>
  </w:style>
  <w:style w:type="paragraph" w:styleId="aff9">
    <w:name w:val="table of authorities"/>
    <w:basedOn w:val="a1"/>
    <w:next w:val="a1"/>
    <w:semiHidden/>
    <w:unhideWhenUsed/>
    <w:rsid w:val="00DD03C7"/>
    <w:pPr>
      <w:ind w:left="425" w:hangingChars="200" w:hanging="425"/>
    </w:pPr>
  </w:style>
  <w:style w:type="paragraph" w:styleId="affa">
    <w:name w:val="toa heading"/>
    <w:basedOn w:val="a1"/>
    <w:next w:val="a1"/>
    <w:semiHidden/>
    <w:unhideWhenUsed/>
    <w:rsid w:val="00DD03C7"/>
    <w:pPr>
      <w:spacing w:before="120"/>
    </w:pPr>
    <w:rPr>
      <w:rFonts w:asciiTheme="majorHAnsi" w:eastAsiaTheme="majorEastAsia" w:hAnsiTheme="majorHAnsi" w:cstheme="majorBidi"/>
      <w:sz w:val="24"/>
      <w:szCs w:val="24"/>
    </w:rPr>
  </w:style>
  <w:style w:type="paragraph" w:styleId="affb">
    <w:name w:val="Plain Text"/>
    <w:basedOn w:val="a1"/>
    <w:link w:val="Char9"/>
    <w:semiHidden/>
    <w:unhideWhenUsed/>
    <w:rsid w:val="00DD03C7"/>
    <w:rPr>
      <w:rFonts w:ascii="바탕" w:eastAsia="바탕" w:hAnsi="Courier New" w:cs="Courier New"/>
      <w:sz w:val="20"/>
      <w:szCs w:val="20"/>
    </w:rPr>
  </w:style>
  <w:style w:type="character" w:customStyle="1" w:styleId="Char9">
    <w:name w:val="글자만 Char"/>
    <w:basedOn w:val="a2"/>
    <w:link w:val="affb"/>
    <w:semiHidden/>
    <w:rsid w:val="00DD03C7"/>
    <w:rPr>
      <w:rFonts w:ascii="바탕" w:hAnsi="Courier New" w:cs="Courier New"/>
      <w:kern w:val="2"/>
    </w:rPr>
  </w:style>
  <w:style w:type="paragraph" w:styleId="affc">
    <w:name w:val="macro"/>
    <w:link w:val="Chara"/>
    <w:semiHidden/>
    <w:unhideWhenUsed/>
    <w:rsid w:val="00DD03C7"/>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snapToGrid w:val="0"/>
    </w:pPr>
    <w:rPr>
      <w:rFonts w:ascii="Courier New" w:hAnsi="Courier New" w:cs="Courier New"/>
      <w:kern w:val="2"/>
      <w:sz w:val="24"/>
      <w:szCs w:val="24"/>
    </w:rPr>
  </w:style>
  <w:style w:type="character" w:customStyle="1" w:styleId="Chara">
    <w:name w:val="매크로 텍스트 Char"/>
    <w:basedOn w:val="a2"/>
    <w:link w:val="affc"/>
    <w:semiHidden/>
    <w:rsid w:val="00DD03C7"/>
    <w:rPr>
      <w:rFonts w:ascii="Courier New" w:hAnsi="Courier New" w:cs="Courier New"/>
      <w:kern w:val="2"/>
      <w:sz w:val="24"/>
      <w:szCs w:val="24"/>
    </w:rPr>
  </w:style>
  <w:style w:type="paragraph" w:styleId="affd">
    <w:name w:val="Closing"/>
    <w:basedOn w:val="a1"/>
    <w:link w:val="Charb"/>
    <w:semiHidden/>
    <w:unhideWhenUsed/>
    <w:rsid w:val="00DD03C7"/>
    <w:pPr>
      <w:ind w:leftChars="2100" w:left="100"/>
    </w:pPr>
  </w:style>
  <w:style w:type="character" w:customStyle="1" w:styleId="Charb">
    <w:name w:val="맺음말 Char"/>
    <w:basedOn w:val="a2"/>
    <w:link w:val="affd"/>
    <w:semiHidden/>
    <w:rsid w:val="00DD03C7"/>
    <w:rPr>
      <w:rFonts w:ascii="Arial" w:eastAsia="굴림체" w:hAnsi="Arial"/>
      <w:kern w:val="2"/>
      <w:sz w:val="18"/>
      <w:szCs w:val="18"/>
    </w:rPr>
  </w:style>
  <w:style w:type="paragraph" w:styleId="affe">
    <w:name w:val="Message Header"/>
    <w:basedOn w:val="a1"/>
    <w:link w:val="Charc"/>
    <w:semiHidden/>
    <w:unhideWhenUsed/>
    <w:rsid w:val="00DD03C7"/>
    <w:pPr>
      <w:pBdr>
        <w:top w:val="single" w:sz="6" w:space="1" w:color="auto"/>
        <w:left w:val="single" w:sz="6" w:space="1" w:color="auto"/>
        <w:bottom w:val="single" w:sz="6" w:space="1" w:color="auto"/>
        <w:right w:val="single" w:sz="6" w:space="1" w:color="auto"/>
      </w:pBdr>
      <w:shd w:val="pct20" w:color="auto" w:fill="auto"/>
      <w:ind w:left="960" w:hangingChars="400" w:hanging="960"/>
    </w:pPr>
    <w:rPr>
      <w:rFonts w:asciiTheme="majorHAnsi" w:eastAsiaTheme="majorEastAsia" w:hAnsiTheme="majorHAnsi" w:cstheme="majorBidi"/>
      <w:sz w:val="24"/>
      <w:szCs w:val="24"/>
    </w:rPr>
  </w:style>
  <w:style w:type="character" w:customStyle="1" w:styleId="Charc">
    <w:name w:val="메시지 머리글 Char"/>
    <w:basedOn w:val="a2"/>
    <w:link w:val="affe"/>
    <w:semiHidden/>
    <w:rsid w:val="00DD03C7"/>
    <w:rPr>
      <w:rFonts w:asciiTheme="majorHAnsi" w:eastAsiaTheme="majorEastAsia" w:hAnsiTheme="majorHAnsi" w:cstheme="majorBidi"/>
      <w:kern w:val="2"/>
      <w:sz w:val="24"/>
      <w:szCs w:val="24"/>
      <w:shd w:val="pct20" w:color="auto" w:fill="auto"/>
    </w:rPr>
  </w:style>
  <w:style w:type="paragraph" w:styleId="HTML0">
    <w:name w:val="HTML Preformatted"/>
    <w:basedOn w:val="a1"/>
    <w:link w:val="HTMLChar"/>
    <w:semiHidden/>
    <w:unhideWhenUsed/>
    <w:rsid w:val="00DD03C7"/>
    <w:rPr>
      <w:rFonts w:ascii="Courier New" w:hAnsi="Courier New" w:cs="Courier New"/>
      <w:sz w:val="20"/>
      <w:szCs w:val="20"/>
    </w:rPr>
  </w:style>
  <w:style w:type="character" w:customStyle="1" w:styleId="HTMLChar">
    <w:name w:val="미리 서식이 지정된 HTML Char"/>
    <w:basedOn w:val="a2"/>
    <w:link w:val="HTML0"/>
    <w:semiHidden/>
    <w:rsid w:val="00DD03C7"/>
    <w:rPr>
      <w:rFonts w:ascii="Courier New" w:eastAsia="굴림체" w:hAnsi="Courier New" w:cs="Courier New"/>
      <w:kern w:val="2"/>
    </w:rPr>
  </w:style>
  <w:style w:type="paragraph" w:styleId="afff">
    <w:name w:val="envelope return"/>
    <w:basedOn w:val="a1"/>
    <w:semiHidden/>
    <w:unhideWhenUsed/>
    <w:rsid w:val="00DD03C7"/>
    <w:pPr>
      <w:snapToGrid w:val="0"/>
    </w:pPr>
    <w:rPr>
      <w:rFonts w:asciiTheme="majorHAnsi" w:eastAsiaTheme="majorEastAsia" w:hAnsiTheme="majorHAnsi" w:cstheme="majorBidi"/>
    </w:rPr>
  </w:style>
  <w:style w:type="paragraph" w:styleId="afff0">
    <w:name w:val="Body Text"/>
    <w:basedOn w:val="a1"/>
    <w:link w:val="Chard"/>
    <w:semiHidden/>
    <w:unhideWhenUsed/>
    <w:rsid w:val="00DD03C7"/>
    <w:pPr>
      <w:spacing w:after="180"/>
    </w:pPr>
  </w:style>
  <w:style w:type="character" w:customStyle="1" w:styleId="Chard">
    <w:name w:val="본문 Char"/>
    <w:basedOn w:val="a2"/>
    <w:link w:val="afff0"/>
    <w:semiHidden/>
    <w:rsid w:val="00DD03C7"/>
    <w:rPr>
      <w:rFonts w:ascii="Arial" w:eastAsia="굴림체" w:hAnsi="Arial"/>
      <w:kern w:val="2"/>
      <w:sz w:val="18"/>
      <w:szCs w:val="18"/>
    </w:rPr>
  </w:style>
  <w:style w:type="paragraph" w:styleId="2a">
    <w:name w:val="Body Text 2"/>
    <w:basedOn w:val="a1"/>
    <w:link w:val="2Char1"/>
    <w:semiHidden/>
    <w:unhideWhenUsed/>
    <w:rsid w:val="00DD03C7"/>
    <w:pPr>
      <w:spacing w:after="180" w:line="480" w:lineRule="auto"/>
    </w:pPr>
  </w:style>
  <w:style w:type="character" w:customStyle="1" w:styleId="2Char1">
    <w:name w:val="본문 2 Char"/>
    <w:basedOn w:val="a2"/>
    <w:link w:val="2a"/>
    <w:semiHidden/>
    <w:rsid w:val="00DD03C7"/>
    <w:rPr>
      <w:rFonts w:ascii="Arial" w:eastAsia="굴림체" w:hAnsi="Arial"/>
      <w:kern w:val="2"/>
      <w:sz w:val="18"/>
      <w:szCs w:val="18"/>
    </w:rPr>
  </w:style>
  <w:style w:type="paragraph" w:styleId="37">
    <w:name w:val="Body Text 3"/>
    <w:basedOn w:val="a1"/>
    <w:link w:val="3Char0"/>
    <w:semiHidden/>
    <w:unhideWhenUsed/>
    <w:rsid w:val="00DD03C7"/>
    <w:pPr>
      <w:spacing w:after="180"/>
    </w:pPr>
    <w:rPr>
      <w:sz w:val="16"/>
      <w:szCs w:val="16"/>
    </w:rPr>
  </w:style>
  <w:style w:type="character" w:customStyle="1" w:styleId="3Char0">
    <w:name w:val="본문 3 Char"/>
    <w:basedOn w:val="a2"/>
    <w:link w:val="37"/>
    <w:semiHidden/>
    <w:rsid w:val="00DD03C7"/>
    <w:rPr>
      <w:rFonts w:ascii="Arial" w:eastAsia="굴림체" w:hAnsi="Arial"/>
      <w:kern w:val="2"/>
      <w:sz w:val="16"/>
      <w:szCs w:val="16"/>
    </w:rPr>
  </w:style>
  <w:style w:type="paragraph" w:styleId="afff1">
    <w:name w:val="Body Text Indent"/>
    <w:basedOn w:val="a1"/>
    <w:link w:val="Chare"/>
    <w:semiHidden/>
    <w:unhideWhenUsed/>
    <w:rsid w:val="00DD03C7"/>
    <w:pPr>
      <w:spacing w:after="180"/>
      <w:ind w:leftChars="400" w:left="851"/>
    </w:pPr>
  </w:style>
  <w:style w:type="character" w:customStyle="1" w:styleId="Chare">
    <w:name w:val="본문 들여쓰기 Char"/>
    <w:basedOn w:val="a2"/>
    <w:link w:val="afff1"/>
    <w:semiHidden/>
    <w:rsid w:val="00DD03C7"/>
    <w:rPr>
      <w:rFonts w:ascii="Arial" w:eastAsia="굴림체" w:hAnsi="Arial"/>
      <w:kern w:val="2"/>
      <w:sz w:val="18"/>
      <w:szCs w:val="18"/>
    </w:rPr>
  </w:style>
  <w:style w:type="paragraph" w:styleId="2b">
    <w:name w:val="Body Text Indent 2"/>
    <w:basedOn w:val="a1"/>
    <w:link w:val="2Char2"/>
    <w:semiHidden/>
    <w:unhideWhenUsed/>
    <w:rsid w:val="00DD03C7"/>
    <w:pPr>
      <w:spacing w:after="180" w:line="480" w:lineRule="auto"/>
      <w:ind w:leftChars="400" w:left="851"/>
    </w:pPr>
  </w:style>
  <w:style w:type="character" w:customStyle="1" w:styleId="2Char2">
    <w:name w:val="본문 들여쓰기 2 Char"/>
    <w:basedOn w:val="a2"/>
    <w:link w:val="2b"/>
    <w:semiHidden/>
    <w:rsid w:val="00DD03C7"/>
    <w:rPr>
      <w:rFonts w:ascii="Arial" w:eastAsia="굴림체" w:hAnsi="Arial"/>
      <w:kern w:val="2"/>
      <w:sz w:val="18"/>
      <w:szCs w:val="18"/>
    </w:rPr>
  </w:style>
  <w:style w:type="paragraph" w:styleId="38">
    <w:name w:val="Body Text Indent 3"/>
    <w:basedOn w:val="a1"/>
    <w:link w:val="3Char1"/>
    <w:semiHidden/>
    <w:unhideWhenUsed/>
    <w:rsid w:val="00DD03C7"/>
    <w:pPr>
      <w:spacing w:after="180"/>
      <w:ind w:leftChars="400" w:left="851"/>
    </w:pPr>
    <w:rPr>
      <w:sz w:val="16"/>
      <w:szCs w:val="16"/>
    </w:rPr>
  </w:style>
  <w:style w:type="character" w:customStyle="1" w:styleId="3Char1">
    <w:name w:val="본문 들여쓰기 3 Char"/>
    <w:basedOn w:val="a2"/>
    <w:link w:val="38"/>
    <w:semiHidden/>
    <w:rsid w:val="00DD03C7"/>
    <w:rPr>
      <w:rFonts w:ascii="Arial" w:eastAsia="굴림체" w:hAnsi="Arial"/>
      <w:kern w:val="2"/>
      <w:sz w:val="16"/>
      <w:szCs w:val="16"/>
    </w:rPr>
  </w:style>
  <w:style w:type="paragraph" w:styleId="afff2">
    <w:name w:val="Body Text First Indent"/>
    <w:basedOn w:val="afff0"/>
    <w:link w:val="Charf"/>
    <w:rsid w:val="00DD03C7"/>
    <w:pPr>
      <w:ind w:firstLineChars="100" w:firstLine="210"/>
    </w:pPr>
  </w:style>
  <w:style w:type="character" w:customStyle="1" w:styleId="Charf">
    <w:name w:val="본문 첫 줄 들여쓰기 Char"/>
    <w:basedOn w:val="Chard"/>
    <w:link w:val="afff2"/>
    <w:rsid w:val="00DD03C7"/>
    <w:rPr>
      <w:rFonts w:ascii="Arial" w:eastAsia="굴림체" w:hAnsi="Arial"/>
      <w:kern w:val="2"/>
      <w:sz w:val="18"/>
      <w:szCs w:val="18"/>
    </w:rPr>
  </w:style>
  <w:style w:type="paragraph" w:styleId="afff3">
    <w:name w:val="Subtitle"/>
    <w:basedOn w:val="a1"/>
    <w:next w:val="a1"/>
    <w:link w:val="Charf0"/>
    <w:rsid w:val="00DD03C7"/>
    <w:pPr>
      <w:spacing w:after="60"/>
      <w:jc w:val="center"/>
      <w:outlineLvl w:val="1"/>
    </w:pPr>
    <w:rPr>
      <w:rFonts w:asciiTheme="majorHAnsi" w:eastAsiaTheme="majorEastAsia" w:hAnsiTheme="majorHAnsi" w:cstheme="majorBidi"/>
      <w:sz w:val="24"/>
      <w:szCs w:val="24"/>
    </w:rPr>
  </w:style>
  <w:style w:type="character" w:customStyle="1" w:styleId="Charf0">
    <w:name w:val="부제 Char"/>
    <w:basedOn w:val="a2"/>
    <w:link w:val="afff3"/>
    <w:rsid w:val="00DD03C7"/>
    <w:rPr>
      <w:rFonts w:asciiTheme="majorHAnsi" w:eastAsiaTheme="majorEastAsia" w:hAnsiTheme="majorHAnsi" w:cstheme="majorBidi"/>
      <w:kern w:val="2"/>
      <w:sz w:val="24"/>
      <w:szCs w:val="24"/>
    </w:rPr>
  </w:style>
  <w:style w:type="paragraph" w:styleId="afff4">
    <w:name w:val="Block Text"/>
    <w:basedOn w:val="a1"/>
    <w:semiHidden/>
    <w:unhideWhenUsed/>
    <w:rsid w:val="00DD03C7"/>
    <w:pPr>
      <w:spacing w:after="180"/>
      <w:ind w:leftChars="700" w:left="1440" w:rightChars="700" w:right="1440"/>
    </w:pPr>
  </w:style>
  <w:style w:type="paragraph" w:styleId="afff5">
    <w:name w:val="Signature"/>
    <w:basedOn w:val="a1"/>
    <w:link w:val="Charf1"/>
    <w:semiHidden/>
    <w:unhideWhenUsed/>
    <w:rsid w:val="00DD03C7"/>
    <w:pPr>
      <w:ind w:leftChars="2100" w:left="100"/>
    </w:pPr>
  </w:style>
  <w:style w:type="character" w:customStyle="1" w:styleId="Charf1">
    <w:name w:val="서명 Char"/>
    <w:basedOn w:val="a2"/>
    <w:link w:val="afff5"/>
    <w:semiHidden/>
    <w:rsid w:val="00DD03C7"/>
    <w:rPr>
      <w:rFonts w:ascii="Arial" w:eastAsia="굴림체" w:hAnsi="Arial"/>
      <w:kern w:val="2"/>
      <w:sz w:val="18"/>
      <w:szCs w:val="18"/>
    </w:rPr>
  </w:style>
  <w:style w:type="paragraph" w:styleId="afff6">
    <w:name w:val="Title"/>
    <w:basedOn w:val="a1"/>
    <w:next w:val="a1"/>
    <w:link w:val="Charf2"/>
    <w:rsid w:val="00DD03C7"/>
    <w:pPr>
      <w:spacing w:before="240" w:after="120"/>
      <w:jc w:val="center"/>
      <w:outlineLvl w:val="0"/>
    </w:pPr>
    <w:rPr>
      <w:rFonts w:asciiTheme="majorHAnsi" w:eastAsiaTheme="majorEastAsia" w:hAnsiTheme="majorHAnsi" w:cstheme="majorBidi"/>
      <w:b/>
      <w:bCs/>
      <w:sz w:val="32"/>
      <w:szCs w:val="32"/>
    </w:rPr>
  </w:style>
  <w:style w:type="character" w:customStyle="1" w:styleId="Charf2">
    <w:name w:val="제목 Char"/>
    <w:basedOn w:val="a2"/>
    <w:link w:val="afff6"/>
    <w:rsid w:val="00DD03C7"/>
    <w:rPr>
      <w:rFonts w:asciiTheme="majorHAnsi" w:eastAsiaTheme="majorEastAsia" w:hAnsiTheme="majorHAnsi" w:cstheme="majorBidi"/>
      <w:b/>
      <w:bCs/>
      <w:kern w:val="2"/>
      <w:sz w:val="32"/>
      <w:szCs w:val="32"/>
    </w:rPr>
  </w:style>
  <w:style w:type="paragraph" w:styleId="afff7">
    <w:name w:val="envelope address"/>
    <w:basedOn w:val="a1"/>
    <w:semiHidden/>
    <w:unhideWhenUsed/>
    <w:rsid w:val="00DD03C7"/>
    <w:pPr>
      <w:framePr w:w="6804" w:h="2268" w:hRule="exact" w:hSpace="142" w:wrap="auto" w:hAnchor="page" w:xAlign="center" w:yAlign="bottom"/>
      <w:snapToGrid w:val="0"/>
      <w:ind w:leftChars="1400" w:left="100"/>
    </w:pPr>
    <w:rPr>
      <w:rFonts w:asciiTheme="majorHAnsi" w:eastAsiaTheme="majorEastAsia" w:hAnsiTheme="majorHAnsi" w:cstheme="majorBidi"/>
      <w:sz w:val="24"/>
      <w:szCs w:val="24"/>
    </w:rPr>
  </w:style>
  <w:style w:type="paragraph" w:styleId="afff8">
    <w:name w:val="Bibliography"/>
    <w:basedOn w:val="a1"/>
    <w:next w:val="a1"/>
    <w:uiPriority w:val="37"/>
    <w:semiHidden/>
    <w:unhideWhenUsed/>
    <w:rsid w:val="00DD03C7"/>
  </w:style>
  <w:style w:type="paragraph" w:styleId="afff9">
    <w:name w:val="Normal Indent"/>
    <w:basedOn w:val="a1"/>
    <w:semiHidden/>
    <w:unhideWhenUsed/>
    <w:rsid w:val="00DD03C7"/>
    <w:pPr>
      <w:ind w:leftChars="400" w:left="800"/>
    </w:pPr>
  </w:style>
  <w:style w:type="paragraph" w:customStyle="1" w:styleId="TCC1">
    <w:name w:val="TCC 번호1"/>
    <w:basedOn w:val="aff"/>
    <w:qFormat/>
    <w:rsid w:val="00745CA2"/>
    <w:pPr>
      <w:numPr>
        <w:numId w:val="26"/>
      </w:numPr>
      <w:ind w:leftChars="0" w:left="0"/>
    </w:pPr>
  </w:style>
  <w:style w:type="paragraph" w:customStyle="1" w:styleId="TCC20">
    <w:name w:val="TCC 번호2"/>
    <w:basedOn w:val="aff"/>
    <w:qFormat/>
    <w:rsid w:val="00397319"/>
    <w:pPr>
      <w:numPr>
        <w:ilvl w:val="1"/>
        <w:numId w:val="26"/>
      </w:numPr>
      <w:ind w:leftChars="0" w:left="1089" w:hanging="403"/>
    </w:pPr>
  </w:style>
  <w:style w:type="paragraph" w:customStyle="1" w:styleId="TCC30">
    <w:name w:val="TCC 번호3"/>
    <w:basedOn w:val="aff"/>
    <w:qFormat/>
    <w:rsid w:val="00826283"/>
    <w:pPr>
      <w:numPr>
        <w:numId w:val="27"/>
      </w:numPr>
      <w:ind w:leftChars="0" w:left="1373" w:hanging="403"/>
    </w:pPr>
  </w:style>
  <w:style w:type="character" w:customStyle="1" w:styleId="tlid-translation">
    <w:name w:val="tlid-translation"/>
    <w:basedOn w:val="a2"/>
    <w:rsid w:val="00E31F0C"/>
  </w:style>
  <w:style w:type="paragraph" w:customStyle="1" w:styleId="TCC10">
    <w:name w:val="TCC 글머리 1"/>
    <w:basedOn w:val="a1"/>
    <w:rsid w:val="00CF7E30"/>
    <w:pPr>
      <w:numPr>
        <w:numId w:val="79"/>
      </w:numPr>
      <w:ind w:rightChars="100" w:right="100"/>
    </w:pPr>
  </w:style>
  <w:style w:type="paragraph" w:customStyle="1" w:styleId="TCC21">
    <w:name w:val="TCC 글머리 2"/>
    <w:basedOn w:val="TCC10"/>
    <w:rsid w:val="00CF7E30"/>
    <w:pPr>
      <w:numPr>
        <w:numId w:val="80"/>
      </w:numPr>
    </w:pPr>
  </w:style>
  <w:style w:type="character" w:customStyle="1" w:styleId="cf01">
    <w:name w:val="cf01"/>
    <w:basedOn w:val="a2"/>
    <w:rsid w:val="00B958A3"/>
    <w:rPr>
      <w:rFonts w:ascii="맑은 고딕" w:eastAsia="맑은 고딕" w:hAnsi="맑은 고딕" w:hint="eastAsia"/>
      <w:sz w:val="18"/>
      <w:szCs w:val="18"/>
    </w:rPr>
  </w:style>
  <w:style w:type="paragraph" w:customStyle="1" w:styleId="DISCLAIMER1">
    <w:name w:val="DISCLAIMER"/>
    <w:basedOn w:val="a1"/>
    <w:link w:val="DISCLAIMERChar"/>
    <w:qFormat/>
    <w:rsid w:val="00062FE3"/>
    <w:pPr>
      <w:jc w:val="center"/>
    </w:pPr>
    <w:rPr>
      <w:rFonts w:cs="바탕"/>
      <w:bCs/>
      <w:kern w:val="0"/>
      <w:sz w:val="28"/>
      <w:szCs w:val="28"/>
    </w:rPr>
  </w:style>
  <w:style w:type="character" w:customStyle="1" w:styleId="DISCLAIMERChar">
    <w:name w:val="DISCLAIMER Char"/>
    <w:basedOn w:val="a2"/>
    <w:link w:val="DISCLAIMER1"/>
    <w:rsid w:val="00062FE3"/>
    <w:rPr>
      <w:rFonts w:ascii="Tahoma" w:eastAsia="굴림체" w:hAnsi="Tahoma" w:cs="바탕"/>
      <w:bCs/>
      <w:sz w:val="28"/>
      <w:szCs w:val="28"/>
    </w:rPr>
  </w:style>
  <w:style w:type="numbering" w:customStyle="1" w:styleId="TCCrevision">
    <w:name w:val="TCC revision 목록"/>
    <w:basedOn w:val="a4"/>
    <w:rsid w:val="00233D66"/>
  </w:style>
  <w:style w:type="numbering" w:customStyle="1" w:styleId="TCCff5">
    <w:name w:val="TCC 본문 목록 숫자"/>
    <w:basedOn w:val="a4"/>
    <w:rsid w:val="00233D66"/>
  </w:style>
  <w:style w:type="numbering" w:customStyle="1" w:styleId="TCCff6">
    <w:name w:val="TCC 장번호"/>
    <w:basedOn w:val="a4"/>
    <w:rsid w:val="00233D66"/>
  </w:style>
  <w:style w:type="numbering" w:customStyle="1" w:styleId="TCC1f">
    <w:name w:val="TCC 본문목록1"/>
    <w:basedOn w:val="a4"/>
    <w:rsid w:val="00233D66"/>
  </w:style>
  <w:style w:type="numbering" w:customStyle="1" w:styleId="TCC2a">
    <w:name w:val="TCC 본문목록2"/>
    <w:basedOn w:val="a4"/>
    <w:rsid w:val="00233D66"/>
  </w:style>
  <w:style w:type="numbering" w:customStyle="1" w:styleId="TCC1f0">
    <w:name w:val="TCC 본문 목록 숫자1"/>
    <w:basedOn w:val="a4"/>
    <w:rsid w:val="00233D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0655">
      <w:bodyDiv w:val="1"/>
      <w:marLeft w:val="0"/>
      <w:marRight w:val="0"/>
      <w:marTop w:val="0"/>
      <w:marBottom w:val="0"/>
      <w:divBdr>
        <w:top w:val="none" w:sz="0" w:space="0" w:color="auto"/>
        <w:left w:val="none" w:sz="0" w:space="0" w:color="auto"/>
        <w:bottom w:val="none" w:sz="0" w:space="0" w:color="auto"/>
        <w:right w:val="none" w:sz="0" w:space="0" w:color="auto"/>
      </w:divBdr>
    </w:div>
    <w:div w:id="25450196">
      <w:bodyDiv w:val="1"/>
      <w:marLeft w:val="89"/>
      <w:marRight w:val="0"/>
      <w:marTop w:val="89"/>
      <w:marBottom w:val="0"/>
      <w:divBdr>
        <w:top w:val="none" w:sz="0" w:space="0" w:color="auto"/>
        <w:left w:val="none" w:sz="0" w:space="0" w:color="auto"/>
        <w:bottom w:val="none" w:sz="0" w:space="0" w:color="auto"/>
        <w:right w:val="none" w:sz="0" w:space="0" w:color="auto"/>
      </w:divBdr>
      <w:divsChild>
        <w:div w:id="56366201">
          <w:marLeft w:val="0"/>
          <w:marRight w:val="0"/>
          <w:marTop w:val="0"/>
          <w:marBottom w:val="0"/>
          <w:divBdr>
            <w:top w:val="none" w:sz="0" w:space="0" w:color="auto"/>
            <w:left w:val="none" w:sz="0" w:space="0" w:color="auto"/>
            <w:bottom w:val="none" w:sz="0" w:space="0" w:color="auto"/>
            <w:right w:val="none" w:sz="0" w:space="0" w:color="auto"/>
          </w:divBdr>
          <w:divsChild>
            <w:div w:id="1029454559">
              <w:marLeft w:val="0"/>
              <w:marRight w:val="0"/>
              <w:marTop w:val="0"/>
              <w:marBottom w:val="0"/>
              <w:divBdr>
                <w:top w:val="none" w:sz="0" w:space="0" w:color="auto"/>
                <w:left w:val="none" w:sz="0" w:space="0" w:color="auto"/>
                <w:bottom w:val="none" w:sz="0" w:space="0" w:color="auto"/>
                <w:right w:val="none" w:sz="0" w:space="0" w:color="auto"/>
              </w:divBdr>
              <w:divsChild>
                <w:div w:id="103724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97157">
      <w:bodyDiv w:val="1"/>
      <w:marLeft w:val="0"/>
      <w:marRight w:val="0"/>
      <w:marTop w:val="0"/>
      <w:marBottom w:val="0"/>
      <w:divBdr>
        <w:top w:val="none" w:sz="0" w:space="0" w:color="auto"/>
        <w:left w:val="none" w:sz="0" w:space="0" w:color="auto"/>
        <w:bottom w:val="none" w:sz="0" w:space="0" w:color="auto"/>
        <w:right w:val="none" w:sz="0" w:space="0" w:color="auto"/>
      </w:divBdr>
    </w:div>
    <w:div w:id="44527727">
      <w:bodyDiv w:val="1"/>
      <w:marLeft w:val="0"/>
      <w:marRight w:val="0"/>
      <w:marTop w:val="0"/>
      <w:marBottom w:val="0"/>
      <w:divBdr>
        <w:top w:val="none" w:sz="0" w:space="0" w:color="auto"/>
        <w:left w:val="none" w:sz="0" w:space="0" w:color="auto"/>
        <w:bottom w:val="none" w:sz="0" w:space="0" w:color="auto"/>
        <w:right w:val="none" w:sz="0" w:space="0" w:color="auto"/>
      </w:divBdr>
    </w:div>
    <w:div w:id="46030124">
      <w:bodyDiv w:val="1"/>
      <w:marLeft w:val="0"/>
      <w:marRight w:val="0"/>
      <w:marTop w:val="0"/>
      <w:marBottom w:val="0"/>
      <w:divBdr>
        <w:top w:val="none" w:sz="0" w:space="0" w:color="auto"/>
        <w:left w:val="none" w:sz="0" w:space="0" w:color="auto"/>
        <w:bottom w:val="none" w:sz="0" w:space="0" w:color="auto"/>
        <w:right w:val="none" w:sz="0" w:space="0" w:color="auto"/>
      </w:divBdr>
    </w:div>
    <w:div w:id="74786259">
      <w:bodyDiv w:val="1"/>
      <w:marLeft w:val="0"/>
      <w:marRight w:val="0"/>
      <w:marTop w:val="0"/>
      <w:marBottom w:val="0"/>
      <w:divBdr>
        <w:top w:val="none" w:sz="0" w:space="0" w:color="auto"/>
        <w:left w:val="none" w:sz="0" w:space="0" w:color="auto"/>
        <w:bottom w:val="none" w:sz="0" w:space="0" w:color="auto"/>
        <w:right w:val="none" w:sz="0" w:space="0" w:color="auto"/>
      </w:divBdr>
      <w:divsChild>
        <w:div w:id="1655989969">
          <w:marLeft w:val="0"/>
          <w:marRight w:val="0"/>
          <w:marTop w:val="0"/>
          <w:marBottom w:val="0"/>
          <w:divBdr>
            <w:top w:val="none" w:sz="0" w:space="0" w:color="auto"/>
            <w:left w:val="none" w:sz="0" w:space="0" w:color="auto"/>
            <w:bottom w:val="none" w:sz="0" w:space="0" w:color="auto"/>
            <w:right w:val="none" w:sz="0" w:space="0" w:color="auto"/>
          </w:divBdr>
          <w:divsChild>
            <w:div w:id="591863873">
              <w:marLeft w:val="0"/>
              <w:marRight w:val="0"/>
              <w:marTop w:val="345"/>
              <w:marBottom w:val="0"/>
              <w:divBdr>
                <w:top w:val="none" w:sz="0" w:space="0" w:color="auto"/>
                <w:left w:val="none" w:sz="0" w:space="0" w:color="auto"/>
                <w:bottom w:val="none" w:sz="0" w:space="0" w:color="auto"/>
                <w:right w:val="none" w:sz="0" w:space="0" w:color="auto"/>
              </w:divBdr>
            </w:div>
          </w:divsChild>
        </w:div>
      </w:divsChild>
    </w:div>
    <w:div w:id="157428914">
      <w:bodyDiv w:val="1"/>
      <w:marLeft w:val="0"/>
      <w:marRight w:val="0"/>
      <w:marTop w:val="0"/>
      <w:marBottom w:val="0"/>
      <w:divBdr>
        <w:top w:val="none" w:sz="0" w:space="0" w:color="auto"/>
        <w:left w:val="none" w:sz="0" w:space="0" w:color="auto"/>
        <w:bottom w:val="none" w:sz="0" w:space="0" w:color="auto"/>
        <w:right w:val="none" w:sz="0" w:space="0" w:color="auto"/>
      </w:divBdr>
    </w:div>
    <w:div w:id="170797754">
      <w:bodyDiv w:val="1"/>
      <w:marLeft w:val="0"/>
      <w:marRight w:val="0"/>
      <w:marTop w:val="0"/>
      <w:marBottom w:val="0"/>
      <w:divBdr>
        <w:top w:val="none" w:sz="0" w:space="0" w:color="auto"/>
        <w:left w:val="none" w:sz="0" w:space="0" w:color="auto"/>
        <w:bottom w:val="none" w:sz="0" w:space="0" w:color="auto"/>
        <w:right w:val="none" w:sz="0" w:space="0" w:color="auto"/>
      </w:divBdr>
    </w:div>
    <w:div w:id="198133795">
      <w:bodyDiv w:val="1"/>
      <w:marLeft w:val="0"/>
      <w:marRight w:val="0"/>
      <w:marTop w:val="0"/>
      <w:marBottom w:val="0"/>
      <w:divBdr>
        <w:top w:val="none" w:sz="0" w:space="0" w:color="auto"/>
        <w:left w:val="none" w:sz="0" w:space="0" w:color="auto"/>
        <w:bottom w:val="none" w:sz="0" w:space="0" w:color="auto"/>
        <w:right w:val="none" w:sz="0" w:space="0" w:color="auto"/>
      </w:divBdr>
    </w:div>
    <w:div w:id="210069976">
      <w:bodyDiv w:val="1"/>
      <w:marLeft w:val="0"/>
      <w:marRight w:val="0"/>
      <w:marTop w:val="0"/>
      <w:marBottom w:val="0"/>
      <w:divBdr>
        <w:top w:val="none" w:sz="0" w:space="0" w:color="auto"/>
        <w:left w:val="none" w:sz="0" w:space="0" w:color="auto"/>
        <w:bottom w:val="none" w:sz="0" w:space="0" w:color="auto"/>
        <w:right w:val="none" w:sz="0" w:space="0" w:color="auto"/>
      </w:divBdr>
    </w:div>
    <w:div w:id="335883492">
      <w:bodyDiv w:val="1"/>
      <w:marLeft w:val="0"/>
      <w:marRight w:val="0"/>
      <w:marTop w:val="0"/>
      <w:marBottom w:val="0"/>
      <w:divBdr>
        <w:top w:val="none" w:sz="0" w:space="0" w:color="auto"/>
        <w:left w:val="none" w:sz="0" w:space="0" w:color="auto"/>
        <w:bottom w:val="none" w:sz="0" w:space="0" w:color="auto"/>
        <w:right w:val="none" w:sz="0" w:space="0" w:color="auto"/>
      </w:divBdr>
    </w:div>
    <w:div w:id="342362130">
      <w:bodyDiv w:val="1"/>
      <w:marLeft w:val="0"/>
      <w:marRight w:val="0"/>
      <w:marTop w:val="0"/>
      <w:marBottom w:val="0"/>
      <w:divBdr>
        <w:top w:val="none" w:sz="0" w:space="0" w:color="auto"/>
        <w:left w:val="none" w:sz="0" w:space="0" w:color="auto"/>
        <w:bottom w:val="none" w:sz="0" w:space="0" w:color="auto"/>
        <w:right w:val="none" w:sz="0" w:space="0" w:color="auto"/>
      </w:divBdr>
    </w:div>
    <w:div w:id="346055631">
      <w:bodyDiv w:val="1"/>
      <w:marLeft w:val="0"/>
      <w:marRight w:val="0"/>
      <w:marTop w:val="0"/>
      <w:marBottom w:val="0"/>
      <w:divBdr>
        <w:top w:val="none" w:sz="0" w:space="0" w:color="auto"/>
        <w:left w:val="none" w:sz="0" w:space="0" w:color="auto"/>
        <w:bottom w:val="none" w:sz="0" w:space="0" w:color="auto"/>
        <w:right w:val="none" w:sz="0" w:space="0" w:color="auto"/>
      </w:divBdr>
    </w:div>
    <w:div w:id="351414926">
      <w:bodyDiv w:val="1"/>
      <w:marLeft w:val="0"/>
      <w:marRight w:val="0"/>
      <w:marTop w:val="0"/>
      <w:marBottom w:val="0"/>
      <w:divBdr>
        <w:top w:val="none" w:sz="0" w:space="0" w:color="auto"/>
        <w:left w:val="none" w:sz="0" w:space="0" w:color="auto"/>
        <w:bottom w:val="none" w:sz="0" w:space="0" w:color="auto"/>
        <w:right w:val="none" w:sz="0" w:space="0" w:color="auto"/>
      </w:divBdr>
    </w:div>
    <w:div w:id="367098750">
      <w:bodyDiv w:val="1"/>
      <w:marLeft w:val="0"/>
      <w:marRight w:val="0"/>
      <w:marTop w:val="0"/>
      <w:marBottom w:val="0"/>
      <w:divBdr>
        <w:top w:val="none" w:sz="0" w:space="0" w:color="auto"/>
        <w:left w:val="none" w:sz="0" w:space="0" w:color="auto"/>
        <w:bottom w:val="none" w:sz="0" w:space="0" w:color="auto"/>
        <w:right w:val="none" w:sz="0" w:space="0" w:color="auto"/>
      </w:divBdr>
    </w:div>
    <w:div w:id="451094947">
      <w:bodyDiv w:val="1"/>
      <w:marLeft w:val="0"/>
      <w:marRight w:val="0"/>
      <w:marTop w:val="0"/>
      <w:marBottom w:val="0"/>
      <w:divBdr>
        <w:top w:val="none" w:sz="0" w:space="0" w:color="auto"/>
        <w:left w:val="none" w:sz="0" w:space="0" w:color="auto"/>
        <w:bottom w:val="none" w:sz="0" w:space="0" w:color="auto"/>
        <w:right w:val="none" w:sz="0" w:space="0" w:color="auto"/>
      </w:divBdr>
    </w:div>
    <w:div w:id="570576039">
      <w:bodyDiv w:val="1"/>
      <w:marLeft w:val="0"/>
      <w:marRight w:val="0"/>
      <w:marTop w:val="0"/>
      <w:marBottom w:val="0"/>
      <w:divBdr>
        <w:top w:val="none" w:sz="0" w:space="0" w:color="auto"/>
        <w:left w:val="none" w:sz="0" w:space="0" w:color="auto"/>
        <w:bottom w:val="none" w:sz="0" w:space="0" w:color="auto"/>
        <w:right w:val="none" w:sz="0" w:space="0" w:color="auto"/>
      </w:divBdr>
    </w:div>
    <w:div w:id="620575406">
      <w:bodyDiv w:val="1"/>
      <w:marLeft w:val="0"/>
      <w:marRight w:val="0"/>
      <w:marTop w:val="0"/>
      <w:marBottom w:val="0"/>
      <w:divBdr>
        <w:top w:val="none" w:sz="0" w:space="0" w:color="auto"/>
        <w:left w:val="none" w:sz="0" w:space="0" w:color="auto"/>
        <w:bottom w:val="none" w:sz="0" w:space="0" w:color="auto"/>
        <w:right w:val="none" w:sz="0" w:space="0" w:color="auto"/>
      </w:divBdr>
    </w:div>
    <w:div w:id="687826478">
      <w:bodyDiv w:val="1"/>
      <w:marLeft w:val="0"/>
      <w:marRight w:val="0"/>
      <w:marTop w:val="0"/>
      <w:marBottom w:val="0"/>
      <w:divBdr>
        <w:top w:val="none" w:sz="0" w:space="0" w:color="auto"/>
        <w:left w:val="none" w:sz="0" w:space="0" w:color="auto"/>
        <w:bottom w:val="none" w:sz="0" w:space="0" w:color="auto"/>
        <w:right w:val="none" w:sz="0" w:space="0" w:color="auto"/>
      </w:divBdr>
      <w:divsChild>
        <w:div w:id="244730883">
          <w:marLeft w:val="0"/>
          <w:marRight w:val="0"/>
          <w:marTop w:val="0"/>
          <w:marBottom w:val="0"/>
          <w:divBdr>
            <w:top w:val="none" w:sz="0" w:space="0" w:color="auto"/>
            <w:left w:val="none" w:sz="0" w:space="0" w:color="auto"/>
            <w:bottom w:val="none" w:sz="0" w:space="0" w:color="auto"/>
            <w:right w:val="none" w:sz="0" w:space="0" w:color="auto"/>
          </w:divBdr>
        </w:div>
      </w:divsChild>
    </w:div>
    <w:div w:id="738985196">
      <w:bodyDiv w:val="1"/>
      <w:marLeft w:val="0"/>
      <w:marRight w:val="0"/>
      <w:marTop w:val="0"/>
      <w:marBottom w:val="0"/>
      <w:divBdr>
        <w:top w:val="none" w:sz="0" w:space="0" w:color="auto"/>
        <w:left w:val="none" w:sz="0" w:space="0" w:color="auto"/>
        <w:bottom w:val="none" w:sz="0" w:space="0" w:color="auto"/>
        <w:right w:val="none" w:sz="0" w:space="0" w:color="auto"/>
      </w:divBdr>
    </w:div>
    <w:div w:id="787823685">
      <w:bodyDiv w:val="1"/>
      <w:marLeft w:val="0"/>
      <w:marRight w:val="0"/>
      <w:marTop w:val="0"/>
      <w:marBottom w:val="0"/>
      <w:divBdr>
        <w:top w:val="none" w:sz="0" w:space="0" w:color="auto"/>
        <w:left w:val="none" w:sz="0" w:space="0" w:color="auto"/>
        <w:bottom w:val="none" w:sz="0" w:space="0" w:color="auto"/>
        <w:right w:val="none" w:sz="0" w:space="0" w:color="auto"/>
      </w:divBdr>
    </w:div>
    <w:div w:id="788358051">
      <w:bodyDiv w:val="1"/>
      <w:marLeft w:val="0"/>
      <w:marRight w:val="0"/>
      <w:marTop w:val="0"/>
      <w:marBottom w:val="0"/>
      <w:divBdr>
        <w:top w:val="none" w:sz="0" w:space="0" w:color="auto"/>
        <w:left w:val="none" w:sz="0" w:space="0" w:color="auto"/>
        <w:bottom w:val="none" w:sz="0" w:space="0" w:color="auto"/>
        <w:right w:val="none" w:sz="0" w:space="0" w:color="auto"/>
      </w:divBdr>
    </w:div>
    <w:div w:id="905408985">
      <w:bodyDiv w:val="1"/>
      <w:marLeft w:val="0"/>
      <w:marRight w:val="0"/>
      <w:marTop w:val="0"/>
      <w:marBottom w:val="0"/>
      <w:divBdr>
        <w:top w:val="none" w:sz="0" w:space="0" w:color="auto"/>
        <w:left w:val="none" w:sz="0" w:space="0" w:color="auto"/>
        <w:bottom w:val="none" w:sz="0" w:space="0" w:color="auto"/>
        <w:right w:val="none" w:sz="0" w:space="0" w:color="auto"/>
      </w:divBdr>
    </w:div>
    <w:div w:id="929236188">
      <w:bodyDiv w:val="1"/>
      <w:marLeft w:val="0"/>
      <w:marRight w:val="0"/>
      <w:marTop w:val="0"/>
      <w:marBottom w:val="0"/>
      <w:divBdr>
        <w:top w:val="none" w:sz="0" w:space="0" w:color="auto"/>
        <w:left w:val="none" w:sz="0" w:space="0" w:color="auto"/>
        <w:bottom w:val="none" w:sz="0" w:space="0" w:color="auto"/>
        <w:right w:val="none" w:sz="0" w:space="0" w:color="auto"/>
      </w:divBdr>
    </w:div>
    <w:div w:id="945428412">
      <w:bodyDiv w:val="1"/>
      <w:marLeft w:val="0"/>
      <w:marRight w:val="0"/>
      <w:marTop w:val="0"/>
      <w:marBottom w:val="0"/>
      <w:divBdr>
        <w:top w:val="none" w:sz="0" w:space="0" w:color="auto"/>
        <w:left w:val="none" w:sz="0" w:space="0" w:color="auto"/>
        <w:bottom w:val="none" w:sz="0" w:space="0" w:color="auto"/>
        <w:right w:val="none" w:sz="0" w:space="0" w:color="auto"/>
      </w:divBdr>
    </w:div>
    <w:div w:id="959141672">
      <w:bodyDiv w:val="1"/>
      <w:marLeft w:val="0"/>
      <w:marRight w:val="0"/>
      <w:marTop w:val="0"/>
      <w:marBottom w:val="0"/>
      <w:divBdr>
        <w:top w:val="none" w:sz="0" w:space="0" w:color="auto"/>
        <w:left w:val="none" w:sz="0" w:space="0" w:color="auto"/>
        <w:bottom w:val="none" w:sz="0" w:space="0" w:color="auto"/>
        <w:right w:val="none" w:sz="0" w:space="0" w:color="auto"/>
      </w:divBdr>
    </w:div>
    <w:div w:id="967855156">
      <w:bodyDiv w:val="1"/>
      <w:marLeft w:val="89"/>
      <w:marRight w:val="0"/>
      <w:marTop w:val="89"/>
      <w:marBottom w:val="0"/>
      <w:divBdr>
        <w:top w:val="none" w:sz="0" w:space="0" w:color="auto"/>
        <w:left w:val="none" w:sz="0" w:space="0" w:color="auto"/>
        <w:bottom w:val="none" w:sz="0" w:space="0" w:color="auto"/>
        <w:right w:val="none" w:sz="0" w:space="0" w:color="auto"/>
      </w:divBdr>
      <w:divsChild>
        <w:div w:id="28923231">
          <w:marLeft w:val="0"/>
          <w:marRight w:val="0"/>
          <w:marTop w:val="0"/>
          <w:marBottom w:val="0"/>
          <w:divBdr>
            <w:top w:val="none" w:sz="0" w:space="0" w:color="auto"/>
            <w:left w:val="none" w:sz="0" w:space="0" w:color="auto"/>
            <w:bottom w:val="none" w:sz="0" w:space="0" w:color="auto"/>
            <w:right w:val="none" w:sz="0" w:space="0" w:color="auto"/>
          </w:divBdr>
          <w:divsChild>
            <w:div w:id="1418139429">
              <w:marLeft w:val="0"/>
              <w:marRight w:val="0"/>
              <w:marTop w:val="0"/>
              <w:marBottom w:val="0"/>
              <w:divBdr>
                <w:top w:val="none" w:sz="0" w:space="0" w:color="auto"/>
                <w:left w:val="none" w:sz="0" w:space="0" w:color="auto"/>
                <w:bottom w:val="none" w:sz="0" w:space="0" w:color="auto"/>
                <w:right w:val="none" w:sz="0" w:space="0" w:color="auto"/>
              </w:divBdr>
              <w:divsChild>
                <w:div w:id="12982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08426">
      <w:bodyDiv w:val="1"/>
      <w:marLeft w:val="0"/>
      <w:marRight w:val="0"/>
      <w:marTop w:val="0"/>
      <w:marBottom w:val="0"/>
      <w:divBdr>
        <w:top w:val="none" w:sz="0" w:space="0" w:color="auto"/>
        <w:left w:val="none" w:sz="0" w:space="0" w:color="auto"/>
        <w:bottom w:val="none" w:sz="0" w:space="0" w:color="auto"/>
        <w:right w:val="none" w:sz="0" w:space="0" w:color="auto"/>
      </w:divBdr>
    </w:div>
    <w:div w:id="1017004377">
      <w:bodyDiv w:val="1"/>
      <w:marLeft w:val="0"/>
      <w:marRight w:val="0"/>
      <w:marTop w:val="0"/>
      <w:marBottom w:val="0"/>
      <w:divBdr>
        <w:top w:val="none" w:sz="0" w:space="0" w:color="auto"/>
        <w:left w:val="none" w:sz="0" w:space="0" w:color="auto"/>
        <w:bottom w:val="none" w:sz="0" w:space="0" w:color="auto"/>
        <w:right w:val="none" w:sz="0" w:space="0" w:color="auto"/>
      </w:divBdr>
    </w:div>
    <w:div w:id="1046833524">
      <w:bodyDiv w:val="1"/>
      <w:marLeft w:val="0"/>
      <w:marRight w:val="0"/>
      <w:marTop w:val="0"/>
      <w:marBottom w:val="0"/>
      <w:divBdr>
        <w:top w:val="none" w:sz="0" w:space="0" w:color="auto"/>
        <w:left w:val="none" w:sz="0" w:space="0" w:color="auto"/>
        <w:bottom w:val="none" w:sz="0" w:space="0" w:color="auto"/>
        <w:right w:val="none" w:sz="0" w:space="0" w:color="auto"/>
      </w:divBdr>
    </w:div>
    <w:div w:id="1092506272">
      <w:bodyDiv w:val="1"/>
      <w:marLeft w:val="0"/>
      <w:marRight w:val="0"/>
      <w:marTop w:val="0"/>
      <w:marBottom w:val="0"/>
      <w:divBdr>
        <w:top w:val="none" w:sz="0" w:space="0" w:color="auto"/>
        <w:left w:val="none" w:sz="0" w:space="0" w:color="auto"/>
        <w:bottom w:val="none" w:sz="0" w:space="0" w:color="auto"/>
        <w:right w:val="none" w:sz="0" w:space="0" w:color="auto"/>
      </w:divBdr>
    </w:div>
    <w:div w:id="1199976023">
      <w:bodyDiv w:val="1"/>
      <w:marLeft w:val="0"/>
      <w:marRight w:val="0"/>
      <w:marTop w:val="0"/>
      <w:marBottom w:val="0"/>
      <w:divBdr>
        <w:top w:val="none" w:sz="0" w:space="0" w:color="auto"/>
        <w:left w:val="none" w:sz="0" w:space="0" w:color="auto"/>
        <w:bottom w:val="none" w:sz="0" w:space="0" w:color="auto"/>
        <w:right w:val="none" w:sz="0" w:space="0" w:color="auto"/>
      </w:divBdr>
    </w:div>
    <w:div w:id="1222449026">
      <w:bodyDiv w:val="1"/>
      <w:marLeft w:val="0"/>
      <w:marRight w:val="0"/>
      <w:marTop w:val="0"/>
      <w:marBottom w:val="0"/>
      <w:divBdr>
        <w:top w:val="none" w:sz="0" w:space="0" w:color="auto"/>
        <w:left w:val="none" w:sz="0" w:space="0" w:color="auto"/>
        <w:bottom w:val="none" w:sz="0" w:space="0" w:color="auto"/>
        <w:right w:val="none" w:sz="0" w:space="0" w:color="auto"/>
      </w:divBdr>
    </w:div>
    <w:div w:id="1225868083">
      <w:bodyDiv w:val="1"/>
      <w:marLeft w:val="147"/>
      <w:marRight w:val="0"/>
      <w:marTop w:val="147"/>
      <w:marBottom w:val="0"/>
      <w:divBdr>
        <w:top w:val="none" w:sz="0" w:space="0" w:color="auto"/>
        <w:left w:val="none" w:sz="0" w:space="0" w:color="auto"/>
        <w:bottom w:val="none" w:sz="0" w:space="0" w:color="auto"/>
        <w:right w:val="none" w:sz="0" w:space="0" w:color="auto"/>
      </w:divBdr>
      <w:divsChild>
        <w:div w:id="1355183347">
          <w:marLeft w:val="0"/>
          <w:marRight w:val="0"/>
          <w:marTop w:val="0"/>
          <w:marBottom w:val="0"/>
          <w:divBdr>
            <w:top w:val="none" w:sz="0" w:space="0" w:color="auto"/>
            <w:left w:val="none" w:sz="0" w:space="0" w:color="auto"/>
            <w:bottom w:val="none" w:sz="0" w:space="0" w:color="auto"/>
            <w:right w:val="none" w:sz="0" w:space="0" w:color="auto"/>
          </w:divBdr>
          <w:divsChild>
            <w:div w:id="1240746154">
              <w:marLeft w:val="0"/>
              <w:marRight w:val="0"/>
              <w:marTop w:val="0"/>
              <w:marBottom w:val="0"/>
              <w:divBdr>
                <w:top w:val="none" w:sz="0" w:space="0" w:color="auto"/>
                <w:left w:val="none" w:sz="0" w:space="0" w:color="auto"/>
                <w:bottom w:val="none" w:sz="0" w:space="0" w:color="auto"/>
                <w:right w:val="none" w:sz="0" w:space="0" w:color="auto"/>
              </w:divBdr>
              <w:divsChild>
                <w:div w:id="1227304154">
                  <w:marLeft w:val="0"/>
                  <w:marRight w:val="0"/>
                  <w:marTop w:val="0"/>
                  <w:marBottom w:val="0"/>
                  <w:divBdr>
                    <w:top w:val="none" w:sz="0" w:space="0" w:color="auto"/>
                    <w:left w:val="none" w:sz="0" w:space="0" w:color="auto"/>
                    <w:bottom w:val="none" w:sz="0" w:space="0" w:color="auto"/>
                    <w:right w:val="none" w:sz="0" w:space="0" w:color="auto"/>
                  </w:divBdr>
                  <w:divsChild>
                    <w:div w:id="44924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061798">
      <w:bodyDiv w:val="1"/>
      <w:marLeft w:val="0"/>
      <w:marRight w:val="0"/>
      <w:marTop w:val="0"/>
      <w:marBottom w:val="0"/>
      <w:divBdr>
        <w:top w:val="none" w:sz="0" w:space="0" w:color="auto"/>
        <w:left w:val="none" w:sz="0" w:space="0" w:color="auto"/>
        <w:bottom w:val="none" w:sz="0" w:space="0" w:color="auto"/>
        <w:right w:val="none" w:sz="0" w:space="0" w:color="auto"/>
      </w:divBdr>
    </w:div>
    <w:div w:id="1246651543">
      <w:bodyDiv w:val="1"/>
      <w:marLeft w:val="0"/>
      <w:marRight w:val="0"/>
      <w:marTop w:val="0"/>
      <w:marBottom w:val="0"/>
      <w:divBdr>
        <w:top w:val="none" w:sz="0" w:space="0" w:color="auto"/>
        <w:left w:val="none" w:sz="0" w:space="0" w:color="auto"/>
        <w:bottom w:val="none" w:sz="0" w:space="0" w:color="auto"/>
        <w:right w:val="none" w:sz="0" w:space="0" w:color="auto"/>
      </w:divBdr>
    </w:div>
    <w:div w:id="1354771055">
      <w:bodyDiv w:val="1"/>
      <w:marLeft w:val="0"/>
      <w:marRight w:val="0"/>
      <w:marTop w:val="0"/>
      <w:marBottom w:val="0"/>
      <w:divBdr>
        <w:top w:val="none" w:sz="0" w:space="0" w:color="auto"/>
        <w:left w:val="none" w:sz="0" w:space="0" w:color="auto"/>
        <w:bottom w:val="none" w:sz="0" w:space="0" w:color="auto"/>
        <w:right w:val="none" w:sz="0" w:space="0" w:color="auto"/>
      </w:divBdr>
    </w:div>
    <w:div w:id="1377655213">
      <w:bodyDiv w:val="1"/>
      <w:marLeft w:val="0"/>
      <w:marRight w:val="0"/>
      <w:marTop w:val="0"/>
      <w:marBottom w:val="0"/>
      <w:divBdr>
        <w:top w:val="none" w:sz="0" w:space="0" w:color="auto"/>
        <w:left w:val="none" w:sz="0" w:space="0" w:color="auto"/>
        <w:bottom w:val="none" w:sz="0" w:space="0" w:color="auto"/>
        <w:right w:val="none" w:sz="0" w:space="0" w:color="auto"/>
      </w:divBdr>
    </w:div>
    <w:div w:id="1384216790">
      <w:bodyDiv w:val="1"/>
      <w:marLeft w:val="0"/>
      <w:marRight w:val="0"/>
      <w:marTop w:val="0"/>
      <w:marBottom w:val="0"/>
      <w:divBdr>
        <w:top w:val="none" w:sz="0" w:space="0" w:color="auto"/>
        <w:left w:val="none" w:sz="0" w:space="0" w:color="auto"/>
        <w:bottom w:val="none" w:sz="0" w:space="0" w:color="auto"/>
        <w:right w:val="none" w:sz="0" w:space="0" w:color="auto"/>
      </w:divBdr>
    </w:div>
    <w:div w:id="1386879877">
      <w:bodyDiv w:val="1"/>
      <w:marLeft w:val="0"/>
      <w:marRight w:val="0"/>
      <w:marTop w:val="0"/>
      <w:marBottom w:val="0"/>
      <w:divBdr>
        <w:top w:val="none" w:sz="0" w:space="0" w:color="auto"/>
        <w:left w:val="none" w:sz="0" w:space="0" w:color="auto"/>
        <w:bottom w:val="none" w:sz="0" w:space="0" w:color="auto"/>
        <w:right w:val="none" w:sz="0" w:space="0" w:color="auto"/>
      </w:divBdr>
    </w:div>
    <w:div w:id="1444880462">
      <w:bodyDiv w:val="1"/>
      <w:marLeft w:val="0"/>
      <w:marRight w:val="0"/>
      <w:marTop w:val="0"/>
      <w:marBottom w:val="0"/>
      <w:divBdr>
        <w:top w:val="none" w:sz="0" w:space="0" w:color="auto"/>
        <w:left w:val="none" w:sz="0" w:space="0" w:color="auto"/>
        <w:bottom w:val="none" w:sz="0" w:space="0" w:color="auto"/>
        <w:right w:val="none" w:sz="0" w:space="0" w:color="auto"/>
      </w:divBdr>
    </w:div>
    <w:div w:id="1490902588">
      <w:bodyDiv w:val="1"/>
      <w:marLeft w:val="0"/>
      <w:marRight w:val="0"/>
      <w:marTop w:val="0"/>
      <w:marBottom w:val="0"/>
      <w:divBdr>
        <w:top w:val="none" w:sz="0" w:space="0" w:color="auto"/>
        <w:left w:val="none" w:sz="0" w:space="0" w:color="auto"/>
        <w:bottom w:val="none" w:sz="0" w:space="0" w:color="auto"/>
        <w:right w:val="none" w:sz="0" w:space="0" w:color="auto"/>
      </w:divBdr>
    </w:div>
    <w:div w:id="1583031615">
      <w:bodyDiv w:val="1"/>
      <w:marLeft w:val="0"/>
      <w:marRight w:val="0"/>
      <w:marTop w:val="0"/>
      <w:marBottom w:val="0"/>
      <w:divBdr>
        <w:top w:val="none" w:sz="0" w:space="0" w:color="auto"/>
        <w:left w:val="none" w:sz="0" w:space="0" w:color="auto"/>
        <w:bottom w:val="none" w:sz="0" w:space="0" w:color="auto"/>
        <w:right w:val="none" w:sz="0" w:space="0" w:color="auto"/>
      </w:divBdr>
    </w:div>
    <w:div w:id="1596789256">
      <w:bodyDiv w:val="1"/>
      <w:marLeft w:val="0"/>
      <w:marRight w:val="0"/>
      <w:marTop w:val="0"/>
      <w:marBottom w:val="0"/>
      <w:divBdr>
        <w:top w:val="none" w:sz="0" w:space="0" w:color="auto"/>
        <w:left w:val="none" w:sz="0" w:space="0" w:color="auto"/>
        <w:bottom w:val="none" w:sz="0" w:space="0" w:color="auto"/>
        <w:right w:val="none" w:sz="0" w:space="0" w:color="auto"/>
      </w:divBdr>
    </w:div>
    <w:div w:id="1600335803">
      <w:bodyDiv w:val="1"/>
      <w:marLeft w:val="0"/>
      <w:marRight w:val="0"/>
      <w:marTop w:val="0"/>
      <w:marBottom w:val="0"/>
      <w:divBdr>
        <w:top w:val="none" w:sz="0" w:space="0" w:color="auto"/>
        <w:left w:val="none" w:sz="0" w:space="0" w:color="auto"/>
        <w:bottom w:val="none" w:sz="0" w:space="0" w:color="auto"/>
        <w:right w:val="none" w:sz="0" w:space="0" w:color="auto"/>
      </w:divBdr>
    </w:div>
    <w:div w:id="1607425362">
      <w:bodyDiv w:val="1"/>
      <w:marLeft w:val="0"/>
      <w:marRight w:val="0"/>
      <w:marTop w:val="0"/>
      <w:marBottom w:val="0"/>
      <w:divBdr>
        <w:top w:val="none" w:sz="0" w:space="0" w:color="auto"/>
        <w:left w:val="none" w:sz="0" w:space="0" w:color="auto"/>
        <w:bottom w:val="none" w:sz="0" w:space="0" w:color="auto"/>
        <w:right w:val="none" w:sz="0" w:space="0" w:color="auto"/>
      </w:divBdr>
    </w:div>
    <w:div w:id="1657682963">
      <w:bodyDiv w:val="1"/>
      <w:marLeft w:val="0"/>
      <w:marRight w:val="0"/>
      <w:marTop w:val="0"/>
      <w:marBottom w:val="0"/>
      <w:divBdr>
        <w:top w:val="none" w:sz="0" w:space="0" w:color="auto"/>
        <w:left w:val="none" w:sz="0" w:space="0" w:color="auto"/>
        <w:bottom w:val="none" w:sz="0" w:space="0" w:color="auto"/>
        <w:right w:val="none" w:sz="0" w:space="0" w:color="auto"/>
      </w:divBdr>
    </w:div>
    <w:div w:id="1710954640">
      <w:bodyDiv w:val="1"/>
      <w:marLeft w:val="0"/>
      <w:marRight w:val="0"/>
      <w:marTop w:val="0"/>
      <w:marBottom w:val="0"/>
      <w:divBdr>
        <w:top w:val="none" w:sz="0" w:space="0" w:color="auto"/>
        <w:left w:val="none" w:sz="0" w:space="0" w:color="auto"/>
        <w:bottom w:val="none" w:sz="0" w:space="0" w:color="auto"/>
        <w:right w:val="none" w:sz="0" w:space="0" w:color="auto"/>
      </w:divBdr>
      <w:divsChild>
        <w:div w:id="2050294946">
          <w:marLeft w:val="0"/>
          <w:marRight w:val="0"/>
          <w:marTop w:val="0"/>
          <w:marBottom w:val="0"/>
          <w:divBdr>
            <w:top w:val="none" w:sz="0" w:space="0" w:color="auto"/>
            <w:left w:val="none" w:sz="0" w:space="0" w:color="auto"/>
            <w:bottom w:val="none" w:sz="0" w:space="0" w:color="auto"/>
            <w:right w:val="none" w:sz="0" w:space="0" w:color="auto"/>
          </w:divBdr>
          <w:divsChild>
            <w:div w:id="94331617">
              <w:marLeft w:val="0"/>
              <w:marRight w:val="60"/>
              <w:marTop w:val="0"/>
              <w:marBottom w:val="0"/>
              <w:divBdr>
                <w:top w:val="none" w:sz="0" w:space="0" w:color="auto"/>
                <w:left w:val="none" w:sz="0" w:space="0" w:color="auto"/>
                <w:bottom w:val="none" w:sz="0" w:space="0" w:color="auto"/>
                <w:right w:val="none" w:sz="0" w:space="0" w:color="auto"/>
              </w:divBdr>
              <w:divsChild>
                <w:div w:id="117991551">
                  <w:marLeft w:val="0"/>
                  <w:marRight w:val="0"/>
                  <w:marTop w:val="180"/>
                  <w:marBottom w:val="240"/>
                  <w:divBdr>
                    <w:top w:val="none" w:sz="0" w:space="0" w:color="auto"/>
                    <w:left w:val="none" w:sz="0" w:space="0" w:color="auto"/>
                    <w:bottom w:val="none" w:sz="0" w:space="0" w:color="auto"/>
                    <w:right w:val="none" w:sz="0" w:space="0" w:color="auto"/>
                  </w:divBdr>
                </w:div>
                <w:div w:id="162670078">
                  <w:marLeft w:val="0"/>
                  <w:marRight w:val="0"/>
                  <w:marTop w:val="0"/>
                  <w:marBottom w:val="120"/>
                  <w:divBdr>
                    <w:top w:val="single" w:sz="6" w:space="0" w:color="C0C0C0"/>
                    <w:left w:val="single" w:sz="6" w:space="0" w:color="D9D9D9"/>
                    <w:bottom w:val="single" w:sz="6" w:space="0" w:color="D9D9D9"/>
                    <w:right w:val="single" w:sz="6" w:space="0" w:color="D9D9D9"/>
                  </w:divBdr>
                  <w:divsChild>
                    <w:div w:id="1088384123">
                      <w:marLeft w:val="0"/>
                      <w:marRight w:val="0"/>
                      <w:marTop w:val="0"/>
                      <w:marBottom w:val="0"/>
                      <w:divBdr>
                        <w:top w:val="none" w:sz="0" w:space="0" w:color="auto"/>
                        <w:left w:val="none" w:sz="0" w:space="0" w:color="auto"/>
                        <w:bottom w:val="none" w:sz="0" w:space="0" w:color="auto"/>
                        <w:right w:val="none" w:sz="0" w:space="0" w:color="auto"/>
                      </w:divBdr>
                    </w:div>
                    <w:div w:id="117900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075222">
          <w:marLeft w:val="0"/>
          <w:marRight w:val="0"/>
          <w:marTop w:val="0"/>
          <w:marBottom w:val="0"/>
          <w:divBdr>
            <w:top w:val="none" w:sz="0" w:space="0" w:color="auto"/>
            <w:left w:val="none" w:sz="0" w:space="0" w:color="auto"/>
            <w:bottom w:val="none" w:sz="0" w:space="0" w:color="auto"/>
            <w:right w:val="none" w:sz="0" w:space="0" w:color="auto"/>
          </w:divBdr>
          <w:divsChild>
            <w:div w:id="1052189108">
              <w:marLeft w:val="60"/>
              <w:marRight w:val="0"/>
              <w:marTop w:val="0"/>
              <w:marBottom w:val="0"/>
              <w:divBdr>
                <w:top w:val="none" w:sz="0" w:space="0" w:color="auto"/>
                <w:left w:val="none" w:sz="0" w:space="0" w:color="auto"/>
                <w:bottom w:val="none" w:sz="0" w:space="0" w:color="auto"/>
                <w:right w:val="none" w:sz="0" w:space="0" w:color="auto"/>
              </w:divBdr>
              <w:divsChild>
                <w:div w:id="817385939">
                  <w:marLeft w:val="0"/>
                  <w:marRight w:val="0"/>
                  <w:marTop w:val="0"/>
                  <w:marBottom w:val="0"/>
                  <w:divBdr>
                    <w:top w:val="none" w:sz="0" w:space="0" w:color="auto"/>
                    <w:left w:val="none" w:sz="0" w:space="0" w:color="auto"/>
                    <w:bottom w:val="none" w:sz="0" w:space="0" w:color="auto"/>
                    <w:right w:val="none" w:sz="0" w:space="0" w:color="auto"/>
                  </w:divBdr>
                  <w:divsChild>
                    <w:div w:id="1008289538">
                      <w:marLeft w:val="0"/>
                      <w:marRight w:val="0"/>
                      <w:marTop w:val="0"/>
                      <w:marBottom w:val="120"/>
                      <w:divBdr>
                        <w:top w:val="single" w:sz="6" w:space="0" w:color="F5F5F5"/>
                        <w:left w:val="single" w:sz="6" w:space="0" w:color="F5F5F5"/>
                        <w:bottom w:val="single" w:sz="6" w:space="0" w:color="F5F5F5"/>
                        <w:right w:val="single" w:sz="6" w:space="0" w:color="F5F5F5"/>
                      </w:divBdr>
                      <w:divsChild>
                        <w:div w:id="145512042">
                          <w:marLeft w:val="0"/>
                          <w:marRight w:val="0"/>
                          <w:marTop w:val="0"/>
                          <w:marBottom w:val="0"/>
                          <w:divBdr>
                            <w:top w:val="none" w:sz="0" w:space="0" w:color="auto"/>
                            <w:left w:val="none" w:sz="0" w:space="0" w:color="auto"/>
                            <w:bottom w:val="none" w:sz="0" w:space="0" w:color="auto"/>
                            <w:right w:val="none" w:sz="0" w:space="0" w:color="auto"/>
                          </w:divBdr>
                          <w:divsChild>
                            <w:div w:id="142156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848888">
      <w:bodyDiv w:val="1"/>
      <w:marLeft w:val="0"/>
      <w:marRight w:val="0"/>
      <w:marTop w:val="0"/>
      <w:marBottom w:val="0"/>
      <w:divBdr>
        <w:top w:val="none" w:sz="0" w:space="0" w:color="auto"/>
        <w:left w:val="none" w:sz="0" w:space="0" w:color="auto"/>
        <w:bottom w:val="none" w:sz="0" w:space="0" w:color="auto"/>
        <w:right w:val="none" w:sz="0" w:space="0" w:color="auto"/>
      </w:divBdr>
    </w:div>
    <w:div w:id="1822887776">
      <w:bodyDiv w:val="1"/>
      <w:marLeft w:val="0"/>
      <w:marRight w:val="0"/>
      <w:marTop w:val="0"/>
      <w:marBottom w:val="0"/>
      <w:divBdr>
        <w:top w:val="none" w:sz="0" w:space="0" w:color="auto"/>
        <w:left w:val="none" w:sz="0" w:space="0" w:color="auto"/>
        <w:bottom w:val="none" w:sz="0" w:space="0" w:color="auto"/>
        <w:right w:val="none" w:sz="0" w:space="0" w:color="auto"/>
      </w:divBdr>
    </w:div>
    <w:div w:id="1827821251">
      <w:bodyDiv w:val="1"/>
      <w:marLeft w:val="0"/>
      <w:marRight w:val="0"/>
      <w:marTop w:val="0"/>
      <w:marBottom w:val="0"/>
      <w:divBdr>
        <w:top w:val="none" w:sz="0" w:space="0" w:color="auto"/>
        <w:left w:val="none" w:sz="0" w:space="0" w:color="auto"/>
        <w:bottom w:val="none" w:sz="0" w:space="0" w:color="auto"/>
        <w:right w:val="none" w:sz="0" w:space="0" w:color="auto"/>
      </w:divBdr>
    </w:div>
    <w:div w:id="1903784520">
      <w:bodyDiv w:val="1"/>
      <w:marLeft w:val="0"/>
      <w:marRight w:val="0"/>
      <w:marTop w:val="0"/>
      <w:marBottom w:val="0"/>
      <w:divBdr>
        <w:top w:val="none" w:sz="0" w:space="0" w:color="auto"/>
        <w:left w:val="none" w:sz="0" w:space="0" w:color="auto"/>
        <w:bottom w:val="none" w:sz="0" w:space="0" w:color="auto"/>
        <w:right w:val="none" w:sz="0" w:space="0" w:color="auto"/>
      </w:divBdr>
    </w:div>
    <w:div w:id="1962219965">
      <w:bodyDiv w:val="1"/>
      <w:marLeft w:val="0"/>
      <w:marRight w:val="0"/>
      <w:marTop w:val="0"/>
      <w:marBottom w:val="0"/>
      <w:divBdr>
        <w:top w:val="none" w:sz="0" w:space="0" w:color="auto"/>
        <w:left w:val="none" w:sz="0" w:space="0" w:color="auto"/>
        <w:bottom w:val="none" w:sz="0" w:space="0" w:color="auto"/>
        <w:right w:val="none" w:sz="0" w:space="0" w:color="auto"/>
      </w:divBdr>
    </w:div>
    <w:div w:id="1970240751">
      <w:bodyDiv w:val="1"/>
      <w:marLeft w:val="0"/>
      <w:marRight w:val="0"/>
      <w:marTop w:val="0"/>
      <w:marBottom w:val="0"/>
      <w:divBdr>
        <w:top w:val="none" w:sz="0" w:space="0" w:color="auto"/>
        <w:left w:val="none" w:sz="0" w:space="0" w:color="auto"/>
        <w:bottom w:val="none" w:sz="0" w:space="0" w:color="auto"/>
        <w:right w:val="none" w:sz="0" w:space="0" w:color="auto"/>
      </w:divBdr>
    </w:div>
    <w:div w:id="1990744798">
      <w:bodyDiv w:val="1"/>
      <w:marLeft w:val="0"/>
      <w:marRight w:val="0"/>
      <w:marTop w:val="0"/>
      <w:marBottom w:val="0"/>
      <w:divBdr>
        <w:top w:val="none" w:sz="0" w:space="0" w:color="auto"/>
        <w:left w:val="none" w:sz="0" w:space="0" w:color="auto"/>
        <w:bottom w:val="none" w:sz="0" w:space="0" w:color="auto"/>
        <w:right w:val="none" w:sz="0" w:space="0" w:color="auto"/>
      </w:divBdr>
    </w:div>
    <w:div w:id="2030139277">
      <w:bodyDiv w:val="1"/>
      <w:marLeft w:val="0"/>
      <w:marRight w:val="0"/>
      <w:marTop w:val="0"/>
      <w:marBottom w:val="0"/>
      <w:divBdr>
        <w:top w:val="none" w:sz="0" w:space="0" w:color="auto"/>
        <w:left w:val="none" w:sz="0" w:space="0" w:color="auto"/>
        <w:bottom w:val="none" w:sz="0" w:space="0" w:color="auto"/>
        <w:right w:val="none" w:sz="0" w:space="0" w:color="auto"/>
      </w:divBdr>
      <w:divsChild>
        <w:div w:id="1623460874">
          <w:marLeft w:val="0"/>
          <w:marRight w:val="0"/>
          <w:marTop w:val="0"/>
          <w:marBottom w:val="0"/>
          <w:divBdr>
            <w:top w:val="none" w:sz="0" w:space="0" w:color="auto"/>
            <w:left w:val="none" w:sz="0" w:space="0" w:color="auto"/>
            <w:bottom w:val="none" w:sz="0" w:space="0" w:color="auto"/>
            <w:right w:val="none" w:sz="0" w:space="0" w:color="auto"/>
          </w:divBdr>
          <w:divsChild>
            <w:div w:id="205992966">
              <w:marLeft w:val="0"/>
              <w:marRight w:val="0"/>
              <w:marTop w:val="0"/>
              <w:marBottom w:val="0"/>
              <w:divBdr>
                <w:top w:val="none" w:sz="0" w:space="0" w:color="auto"/>
                <w:left w:val="none" w:sz="0" w:space="0" w:color="auto"/>
                <w:bottom w:val="none" w:sz="0" w:space="0" w:color="auto"/>
                <w:right w:val="none" w:sz="0" w:space="0" w:color="auto"/>
              </w:divBdr>
              <w:divsChild>
                <w:div w:id="692682397">
                  <w:marLeft w:val="0"/>
                  <w:marRight w:val="0"/>
                  <w:marTop w:val="0"/>
                  <w:marBottom w:val="0"/>
                  <w:divBdr>
                    <w:top w:val="none" w:sz="0" w:space="0" w:color="auto"/>
                    <w:left w:val="none" w:sz="0" w:space="0" w:color="auto"/>
                    <w:bottom w:val="none" w:sz="0" w:space="0" w:color="auto"/>
                    <w:right w:val="none" w:sz="0" w:space="0" w:color="auto"/>
                  </w:divBdr>
                  <w:divsChild>
                    <w:div w:id="1541279259">
                      <w:marLeft w:val="0"/>
                      <w:marRight w:val="0"/>
                      <w:marTop w:val="0"/>
                      <w:marBottom w:val="0"/>
                      <w:divBdr>
                        <w:top w:val="none" w:sz="0" w:space="0" w:color="auto"/>
                        <w:left w:val="none" w:sz="0" w:space="0" w:color="auto"/>
                        <w:bottom w:val="none" w:sz="0" w:space="0" w:color="auto"/>
                        <w:right w:val="none" w:sz="0" w:space="0" w:color="auto"/>
                      </w:divBdr>
                      <w:divsChild>
                        <w:div w:id="1779056416">
                          <w:marLeft w:val="0"/>
                          <w:marRight w:val="0"/>
                          <w:marTop w:val="0"/>
                          <w:marBottom w:val="0"/>
                          <w:divBdr>
                            <w:top w:val="none" w:sz="0" w:space="0" w:color="auto"/>
                            <w:left w:val="none" w:sz="0" w:space="0" w:color="auto"/>
                            <w:bottom w:val="none" w:sz="0" w:space="0" w:color="auto"/>
                            <w:right w:val="none" w:sz="0" w:space="0" w:color="auto"/>
                          </w:divBdr>
                          <w:divsChild>
                            <w:div w:id="1920092788">
                              <w:marLeft w:val="0"/>
                              <w:marRight w:val="0"/>
                              <w:marTop w:val="0"/>
                              <w:marBottom w:val="0"/>
                              <w:divBdr>
                                <w:top w:val="none" w:sz="0" w:space="0" w:color="auto"/>
                                <w:left w:val="none" w:sz="0" w:space="0" w:color="auto"/>
                                <w:bottom w:val="none" w:sz="0" w:space="0" w:color="auto"/>
                                <w:right w:val="none" w:sz="0" w:space="0" w:color="auto"/>
                              </w:divBdr>
                              <w:divsChild>
                                <w:div w:id="1495412142">
                                  <w:marLeft w:val="0"/>
                                  <w:marRight w:val="0"/>
                                  <w:marTop w:val="0"/>
                                  <w:marBottom w:val="0"/>
                                  <w:divBdr>
                                    <w:top w:val="none" w:sz="0" w:space="0" w:color="auto"/>
                                    <w:left w:val="none" w:sz="0" w:space="0" w:color="auto"/>
                                    <w:bottom w:val="none" w:sz="0" w:space="0" w:color="auto"/>
                                    <w:right w:val="none" w:sz="0" w:space="0" w:color="auto"/>
                                  </w:divBdr>
                                  <w:divsChild>
                                    <w:div w:id="865754157">
                                      <w:marLeft w:val="0"/>
                                      <w:marRight w:val="0"/>
                                      <w:marTop w:val="0"/>
                                      <w:marBottom w:val="0"/>
                                      <w:divBdr>
                                        <w:top w:val="none" w:sz="0" w:space="0" w:color="auto"/>
                                        <w:left w:val="none" w:sz="0" w:space="0" w:color="auto"/>
                                        <w:bottom w:val="none" w:sz="0" w:space="0" w:color="auto"/>
                                        <w:right w:val="none" w:sz="0" w:space="0" w:color="auto"/>
                                      </w:divBdr>
                                      <w:divsChild>
                                        <w:div w:id="2144033036">
                                          <w:marLeft w:val="0"/>
                                          <w:marRight w:val="0"/>
                                          <w:marTop w:val="0"/>
                                          <w:marBottom w:val="0"/>
                                          <w:divBdr>
                                            <w:top w:val="none" w:sz="0" w:space="0" w:color="auto"/>
                                            <w:left w:val="none" w:sz="0" w:space="0" w:color="auto"/>
                                            <w:bottom w:val="none" w:sz="0" w:space="0" w:color="auto"/>
                                            <w:right w:val="none" w:sz="0" w:space="0" w:color="auto"/>
                                          </w:divBdr>
                                          <w:divsChild>
                                            <w:div w:id="584263990">
                                              <w:marLeft w:val="0"/>
                                              <w:marRight w:val="0"/>
                                              <w:marTop w:val="0"/>
                                              <w:marBottom w:val="355"/>
                                              <w:divBdr>
                                                <w:top w:val="none" w:sz="0" w:space="0" w:color="auto"/>
                                                <w:left w:val="none" w:sz="0" w:space="0" w:color="auto"/>
                                                <w:bottom w:val="none" w:sz="0" w:space="0" w:color="auto"/>
                                                <w:right w:val="none" w:sz="0" w:space="0" w:color="auto"/>
                                              </w:divBdr>
                                              <w:divsChild>
                                                <w:div w:id="123523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70414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elechips.com" TargetMode="External"/><Relationship Id="rId18" Type="http://schemas.openxmlformats.org/officeDocument/2006/relationships/footer" Target="footer2.xml"/><Relationship Id="rId26" Type="http://schemas.openxmlformats.org/officeDocument/2006/relationships/image" Target="media/image6.png"/><Relationship Id="rId39" Type="http://schemas.openxmlformats.org/officeDocument/2006/relationships/footer" Target="footer7.xml"/><Relationship Id="rId21" Type="http://schemas.openxmlformats.org/officeDocument/2006/relationships/footer" Target="footer4.xml"/><Relationship Id="rId34" Type="http://schemas.openxmlformats.org/officeDocument/2006/relationships/header" Target="header4.xml"/><Relationship Id="rId42" Type="http://schemas.openxmlformats.org/officeDocument/2006/relationships/footer" Target="footer8.xml"/><Relationship Id="rId47"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footer" Target="footer6.xml"/><Relationship Id="rId40" Type="http://schemas.openxmlformats.org/officeDocument/2006/relationships/header" Target="header7.xml"/><Relationship Id="rId45" Type="http://schemas.openxmlformats.org/officeDocument/2006/relationships/footer" Target="footer10.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footer" Target="footer5.xml"/><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image" Target="media/image11.png"/><Relationship Id="rId44" Type="http://schemas.openxmlformats.org/officeDocument/2006/relationships/header" Target="header9.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www.telechips.com"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eader" Target="header5.xml"/><Relationship Id="rId43" Type="http://schemas.openxmlformats.org/officeDocument/2006/relationships/footer" Target="footer9.xml"/><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eader" Target="header2.xml"/><Relationship Id="rId25" Type="http://schemas.openxmlformats.org/officeDocument/2006/relationships/image" Target="media/image5.png"/><Relationship Id="rId33" Type="http://schemas.openxmlformats.org/officeDocument/2006/relationships/hyperlink" Target="mailto:auto_sales@telechips.com" TargetMode="External"/><Relationship Id="rId38" Type="http://schemas.openxmlformats.org/officeDocument/2006/relationships/header" Target="header6.xml"/><Relationship Id="rId46" Type="http://schemas.openxmlformats.org/officeDocument/2006/relationships/fontTable" Target="fontTable.xml"/><Relationship Id="rId20" Type="http://schemas.openxmlformats.org/officeDocument/2006/relationships/header" Target="header3.xml"/><Relationship Id="rId41" Type="http://schemas.openxmlformats.org/officeDocument/2006/relationships/header" Target="header8.xml"/></Relationships>
</file>

<file path=word/_rels/footer6.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header5.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ct:contentTypeSchema xmlns:ct="http://schemas.microsoft.com/office/2006/metadata/contentType" xmlns:ma="http://schemas.microsoft.com/office/2006/metadata/properties/metaAttributes" ct:_="" ma:_="" ma:contentTypeName="Document" ma:contentTypeID="0x0101004EDC8A1BC0DADC49BAB7F68C7AB2AD48" ma:contentTypeVersion="0" ma:contentTypeDescription="Create a new document." ma:contentTypeScope="" ma:versionID="08ea035729a34e7c492a22d040478d14">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BC76E90F-9A2A-4B39-8EB1-6412FA0C28EF}">
  <ds:schemaRefs>
    <ds:schemaRef ds:uri="http://schemas.microsoft.com/sharepoint/v3/contenttype/forms"/>
  </ds:schemaRefs>
</ds:datastoreItem>
</file>

<file path=customXml/itemProps2.xml><?xml version="1.0" encoding="utf-8"?>
<ds:datastoreItem xmlns:ds="http://schemas.openxmlformats.org/officeDocument/2006/customXml" ds:itemID="{CEBD609C-578B-43BD-BA4A-65FFDAC5618A}">
  <ds:schemaRefs>
    <ds:schemaRef ds:uri="http://schemas.microsoft.com/office/2006/metadata/longProperties"/>
  </ds:schemaRefs>
</ds:datastoreItem>
</file>

<file path=customXml/itemProps3.xml><?xml version="1.0" encoding="utf-8"?>
<ds:datastoreItem xmlns:ds="http://schemas.openxmlformats.org/officeDocument/2006/customXml" ds:itemID="{9E730E95-AE87-4593-AD40-294E0CE6C052}">
  <ds:schemaRefs>
    <ds:schemaRef ds:uri="http://schemas.openxmlformats.org/officeDocument/2006/bibliography"/>
  </ds:schemaRefs>
</ds:datastoreItem>
</file>

<file path=customXml/itemProps4.xml><?xml version="1.0" encoding="utf-8"?>
<ds:datastoreItem xmlns:ds="http://schemas.openxmlformats.org/officeDocument/2006/customXml" ds:itemID="{B97B1748-05D5-4C84-94C8-5E81565FF3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DCFA7C01-023E-48C9-A4E8-71650BD24956}">
  <ds:schemaRefs>
    <ds:schemaRef ds:uri="http://schemas.microsoft.com/office/2006/metadata/properties"/>
  </ds:schemaRefs>
</ds:datastoreItem>
</file>

<file path=docMetadata/LabelInfo.xml><?xml version="1.0" encoding="utf-8"?>
<clbl:labelList xmlns:clbl="http://schemas.microsoft.com/office/2020/mipLabelMetadata">
  <clbl:label id="{254aa743-8abd-4226-a04e-84db594c20b7}" enabled="1" method="Privileged" siteId="{9ec49ece-9398-4634-9468-0ca88a890702}" contentBits="0" removed="0"/>
</clbl:labelList>
</file>

<file path=docProps/app.xml><?xml version="1.0" encoding="utf-8"?>
<Properties xmlns="http://schemas.openxmlformats.org/officeDocument/2006/extended-properties" xmlns:vt="http://schemas.openxmlformats.org/officeDocument/2006/docPropsVTypes">
  <Template>Normal</Template>
  <TotalTime>4441</TotalTime>
  <Pages>19</Pages>
  <Words>2644</Words>
  <Characters>15073</Characters>
  <Application>Microsoft Office Word</Application>
  <DocSecurity>0</DocSecurity>
  <Lines>125</Lines>
  <Paragraphs>35</Paragraphs>
  <ScaleCrop>false</ScaleCrop>
  <HeadingPairs>
    <vt:vector size="2" baseType="variant">
      <vt:variant>
        <vt:lpstr>제목</vt:lpstr>
      </vt:variant>
      <vt:variant>
        <vt:i4>1</vt:i4>
      </vt:variant>
    </vt:vector>
  </HeadingPairs>
  <TitlesOfParts>
    <vt:vector size="1" baseType="lpstr">
      <vt:lpstr>TCC805x Hardware-Application Note for Telechips PMIC Design</vt:lpstr>
    </vt:vector>
  </TitlesOfParts>
  <Company>Telechips Inc.</Company>
  <LinksUpToDate>false</LinksUpToDate>
  <CharactersWithSpaces>17682</CharactersWithSpaces>
  <SharedDoc>false</SharedDoc>
  <HLinks>
    <vt:vector size="2064" baseType="variant">
      <vt:variant>
        <vt:i4>7667813</vt:i4>
      </vt:variant>
      <vt:variant>
        <vt:i4>3774</vt:i4>
      </vt:variant>
      <vt:variant>
        <vt:i4>0</vt:i4>
      </vt:variant>
      <vt:variant>
        <vt:i4>5</vt:i4>
      </vt:variant>
      <vt:variant>
        <vt:lpwstr/>
      </vt:variant>
      <vt:variant>
        <vt:lpwstr>RTCSTR</vt:lpwstr>
      </vt:variant>
      <vt:variant>
        <vt:i4>6946932</vt:i4>
      </vt:variant>
      <vt:variant>
        <vt:i4>3771</vt:i4>
      </vt:variant>
      <vt:variant>
        <vt:i4>0</vt:i4>
      </vt:variant>
      <vt:variant>
        <vt:i4>5</vt:i4>
      </vt:variant>
      <vt:variant>
        <vt:lpwstr/>
      </vt:variant>
      <vt:variant>
        <vt:lpwstr>RTCPEND</vt:lpwstr>
      </vt:variant>
      <vt:variant>
        <vt:i4>1900561</vt:i4>
      </vt:variant>
      <vt:variant>
        <vt:i4>3768</vt:i4>
      </vt:variant>
      <vt:variant>
        <vt:i4>0</vt:i4>
      </vt:variant>
      <vt:variant>
        <vt:i4>5</vt:i4>
      </vt:variant>
      <vt:variant>
        <vt:lpwstr/>
      </vt:variant>
      <vt:variant>
        <vt:lpwstr>RTCIM</vt:lpwstr>
      </vt:variant>
      <vt:variant>
        <vt:i4>8061027</vt:i4>
      </vt:variant>
      <vt:variant>
        <vt:i4>3765</vt:i4>
      </vt:variant>
      <vt:variant>
        <vt:i4>0</vt:i4>
      </vt:variant>
      <vt:variant>
        <vt:i4>5</vt:i4>
      </vt:variant>
      <vt:variant>
        <vt:lpwstr/>
      </vt:variant>
      <vt:variant>
        <vt:lpwstr>BCDYEAR</vt:lpwstr>
      </vt:variant>
      <vt:variant>
        <vt:i4>6291561</vt:i4>
      </vt:variant>
      <vt:variant>
        <vt:i4>3762</vt:i4>
      </vt:variant>
      <vt:variant>
        <vt:i4>0</vt:i4>
      </vt:variant>
      <vt:variant>
        <vt:i4>5</vt:i4>
      </vt:variant>
      <vt:variant>
        <vt:lpwstr/>
      </vt:variant>
      <vt:variant>
        <vt:lpwstr>BCDMON</vt:lpwstr>
      </vt:variant>
      <vt:variant>
        <vt:i4>8257639</vt:i4>
      </vt:variant>
      <vt:variant>
        <vt:i4>3759</vt:i4>
      </vt:variant>
      <vt:variant>
        <vt:i4>0</vt:i4>
      </vt:variant>
      <vt:variant>
        <vt:i4>5</vt:i4>
      </vt:variant>
      <vt:variant>
        <vt:lpwstr/>
      </vt:variant>
      <vt:variant>
        <vt:lpwstr>BCDDAY</vt:lpwstr>
      </vt:variant>
      <vt:variant>
        <vt:i4>7536743</vt:i4>
      </vt:variant>
      <vt:variant>
        <vt:i4>3756</vt:i4>
      </vt:variant>
      <vt:variant>
        <vt:i4>0</vt:i4>
      </vt:variant>
      <vt:variant>
        <vt:i4>5</vt:i4>
      </vt:variant>
      <vt:variant>
        <vt:lpwstr/>
      </vt:variant>
      <vt:variant>
        <vt:lpwstr>BCDDATE</vt:lpwstr>
      </vt:variant>
      <vt:variant>
        <vt:i4>8257641</vt:i4>
      </vt:variant>
      <vt:variant>
        <vt:i4>3753</vt:i4>
      </vt:variant>
      <vt:variant>
        <vt:i4>0</vt:i4>
      </vt:variant>
      <vt:variant>
        <vt:i4>5</vt:i4>
      </vt:variant>
      <vt:variant>
        <vt:lpwstr/>
      </vt:variant>
      <vt:variant>
        <vt:lpwstr>BCDHOUR</vt:lpwstr>
      </vt:variant>
      <vt:variant>
        <vt:i4>6291567</vt:i4>
      </vt:variant>
      <vt:variant>
        <vt:i4>3750</vt:i4>
      </vt:variant>
      <vt:variant>
        <vt:i4>0</vt:i4>
      </vt:variant>
      <vt:variant>
        <vt:i4>5</vt:i4>
      </vt:variant>
      <vt:variant>
        <vt:lpwstr/>
      </vt:variant>
      <vt:variant>
        <vt:lpwstr>BCDMIN</vt:lpwstr>
      </vt:variant>
      <vt:variant>
        <vt:i4>7536739</vt:i4>
      </vt:variant>
      <vt:variant>
        <vt:i4>3747</vt:i4>
      </vt:variant>
      <vt:variant>
        <vt:i4>0</vt:i4>
      </vt:variant>
      <vt:variant>
        <vt:i4>5</vt:i4>
      </vt:variant>
      <vt:variant>
        <vt:lpwstr/>
      </vt:variant>
      <vt:variant>
        <vt:lpwstr>BCDSEC</vt:lpwstr>
      </vt:variant>
      <vt:variant>
        <vt:i4>7602281</vt:i4>
      </vt:variant>
      <vt:variant>
        <vt:i4>3744</vt:i4>
      </vt:variant>
      <vt:variant>
        <vt:i4>0</vt:i4>
      </vt:variant>
      <vt:variant>
        <vt:i4>5</vt:i4>
      </vt:variant>
      <vt:variant>
        <vt:lpwstr/>
      </vt:variant>
      <vt:variant>
        <vt:lpwstr>ALMYEAR</vt:lpwstr>
      </vt:variant>
      <vt:variant>
        <vt:i4>7274595</vt:i4>
      </vt:variant>
      <vt:variant>
        <vt:i4>3741</vt:i4>
      </vt:variant>
      <vt:variant>
        <vt:i4>0</vt:i4>
      </vt:variant>
      <vt:variant>
        <vt:i4>5</vt:i4>
      </vt:variant>
      <vt:variant>
        <vt:lpwstr/>
      </vt:variant>
      <vt:variant>
        <vt:lpwstr>ALMMON</vt:lpwstr>
      </vt:variant>
      <vt:variant>
        <vt:i4>7405677</vt:i4>
      </vt:variant>
      <vt:variant>
        <vt:i4>3738</vt:i4>
      </vt:variant>
      <vt:variant>
        <vt:i4>0</vt:i4>
      </vt:variant>
      <vt:variant>
        <vt:i4>5</vt:i4>
      </vt:variant>
      <vt:variant>
        <vt:lpwstr/>
      </vt:variant>
      <vt:variant>
        <vt:lpwstr>ALMDAY</vt:lpwstr>
      </vt:variant>
      <vt:variant>
        <vt:i4>8126573</vt:i4>
      </vt:variant>
      <vt:variant>
        <vt:i4>3735</vt:i4>
      </vt:variant>
      <vt:variant>
        <vt:i4>0</vt:i4>
      </vt:variant>
      <vt:variant>
        <vt:i4>5</vt:i4>
      </vt:variant>
      <vt:variant>
        <vt:lpwstr/>
      </vt:variant>
      <vt:variant>
        <vt:lpwstr>ALMDATE</vt:lpwstr>
      </vt:variant>
      <vt:variant>
        <vt:i4>7405667</vt:i4>
      </vt:variant>
      <vt:variant>
        <vt:i4>3732</vt:i4>
      </vt:variant>
      <vt:variant>
        <vt:i4>0</vt:i4>
      </vt:variant>
      <vt:variant>
        <vt:i4>5</vt:i4>
      </vt:variant>
      <vt:variant>
        <vt:lpwstr/>
      </vt:variant>
      <vt:variant>
        <vt:lpwstr>ALMHOUR</vt:lpwstr>
      </vt:variant>
      <vt:variant>
        <vt:i4>7274597</vt:i4>
      </vt:variant>
      <vt:variant>
        <vt:i4>3729</vt:i4>
      </vt:variant>
      <vt:variant>
        <vt:i4>0</vt:i4>
      </vt:variant>
      <vt:variant>
        <vt:i4>5</vt:i4>
      </vt:variant>
      <vt:variant>
        <vt:lpwstr/>
      </vt:variant>
      <vt:variant>
        <vt:lpwstr>ALMMIN</vt:lpwstr>
      </vt:variant>
      <vt:variant>
        <vt:i4>8126569</vt:i4>
      </vt:variant>
      <vt:variant>
        <vt:i4>3726</vt:i4>
      </vt:variant>
      <vt:variant>
        <vt:i4>0</vt:i4>
      </vt:variant>
      <vt:variant>
        <vt:i4>5</vt:i4>
      </vt:variant>
      <vt:variant>
        <vt:lpwstr/>
      </vt:variant>
      <vt:variant>
        <vt:lpwstr>ALMSEC</vt:lpwstr>
      </vt:variant>
      <vt:variant>
        <vt:i4>7864445</vt:i4>
      </vt:variant>
      <vt:variant>
        <vt:i4>3723</vt:i4>
      </vt:variant>
      <vt:variant>
        <vt:i4>0</vt:i4>
      </vt:variant>
      <vt:variant>
        <vt:i4>5</vt:i4>
      </vt:variant>
      <vt:variant>
        <vt:lpwstr/>
      </vt:variant>
      <vt:variant>
        <vt:lpwstr>RTCALM</vt:lpwstr>
      </vt:variant>
      <vt:variant>
        <vt:i4>6488178</vt:i4>
      </vt:variant>
      <vt:variant>
        <vt:i4>3720</vt:i4>
      </vt:variant>
      <vt:variant>
        <vt:i4>0</vt:i4>
      </vt:variant>
      <vt:variant>
        <vt:i4>5</vt:i4>
      </vt:variant>
      <vt:variant>
        <vt:lpwstr/>
      </vt:variant>
      <vt:variant>
        <vt:lpwstr>INTCON</vt:lpwstr>
      </vt:variant>
      <vt:variant>
        <vt:i4>7929982</vt:i4>
      </vt:variant>
      <vt:variant>
        <vt:i4>3717</vt:i4>
      </vt:variant>
      <vt:variant>
        <vt:i4>0</vt:i4>
      </vt:variant>
      <vt:variant>
        <vt:i4>5</vt:i4>
      </vt:variant>
      <vt:variant>
        <vt:lpwstr/>
      </vt:variant>
      <vt:variant>
        <vt:lpwstr>RTCCON</vt:lpwstr>
      </vt:variant>
      <vt:variant>
        <vt:i4>1310730</vt:i4>
      </vt:variant>
      <vt:variant>
        <vt:i4>3621</vt:i4>
      </vt:variant>
      <vt:variant>
        <vt:i4>0</vt:i4>
      </vt:variant>
      <vt:variant>
        <vt:i4>5</vt:i4>
      </vt:variant>
      <vt:variant>
        <vt:lpwstr/>
      </vt:variant>
      <vt:variant>
        <vt:lpwstr>IRCFG</vt:lpwstr>
      </vt:variant>
      <vt:variant>
        <vt:i4>1769494</vt:i4>
      </vt:variant>
      <vt:variant>
        <vt:i4>3618</vt:i4>
      </vt:variant>
      <vt:variant>
        <vt:i4>0</vt:i4>
      </vt:variant>
      <vt:variant>
        <vt:i4>5</vt:i4>
      </vt:variant>
      <vt:variant>
        <vt:lpwstr/>
      </vt:variant>
      <vt:variant>
        <vt:lpwstr>SIER</vt:lpwstr>
      </vt:variant>
      <vt:variant>
        <vt:i4>589855</vt:i4>
      </vt:variant>
      <vt:variant>
        <vt:i4>3615</vt:i4>
      </vt:variant>
      <vt:variant>
        <vt:i4>0</vt:i4>
      </vt:variant>
      <vt:variant>
        <vt:i4>5</vt:i4>
      </vt:variant>
      <vt:variant>
        <vt:lpwstr/>
      </vt:variant>
      <vt:variant>
        <vt:lpwstr>SDLM</vt:lpwstr>
      </vt:variant>
      <vt:variant>
        <vt:i4>524319</vt:i4>
      </vt:variant>
      <vt:variant>
        <vt:i4>3612</vt:i4>
      </vt:variant>
      <vt:variant>
        <vt:i4>0</vt:i4>
      </vt:variant>
      <vt:variant>
        <vt:i4>5</vt:i4>
      </vt:variant>
      <vt:variant>
        <vt:lpwstr/>
      </vt:variant>
      <vt:variant>
        <vt:lpwstr>SDLL</vt:lpwstr>
      </vt:variant>
      <vt:variant>
        <vt:i4>393243</vt:i4>
      </vt:variant>
      <vt:variant>
        <vt:i4>3609</vt:i4>
      </vt:variant>
      <vt:variant>
        <vt:i4>0</vt:i4>
      </vt:variant>
      <vt:variant>
        <vt:i4>5</vt:i4>
      </vt:variant>
      <vt:variant>
        <vt:lpwstr/>
      </vt:variant>
      <vt:variant>
        <vt:lpwstr>STHR</vt:lpwstr>
      </vt:variant>
      <vt:variant>
        <vt:i4>17</vt:i4>
      </vt:variant>
      <vt:variant>
        <vt:i4>3606</vt:i4>
      </vt:variant>
      <vt:variant>
        <vt:i4>0</vt:i4>
      </vt:variant>
      <vt:variant>
        <vt:i4>5</vt:i4>
      </vt:variant>
      <vt:variant>
        <vt:lpwstr/>
      </vt:variant>
      <vt:variant>
        <vt:lpwstr>SRBR</vt:lpwstr>
      </vt:variant>
      <vt:variant>
        <vt:i4>6488181</vt:i4>
      </vt:variant>
      <vt:variant>
        <vt:i4>3603</vt:i4>
      </vt:variant>
      <vt:variant>
        <vt:i4>0</vt:i4>
      </vt:variant>
      <vt:variant>
        <vt:i4>5</vt:i4>
      </vt:variant>
      <vt:variant>
        <vt:lpwstr/>
      </vt:variant>
      <vt:variant>
        <vt:lpwstr>UCR</vt:lpwstr>
      </vt:variant>
      <vt:variant>
        <vt:i4>6684769</vt:i4>
      </vt:variant>
      <vt:variant>
        <vt:i4>3600</vt:i4>
      </vt:variant>
      <vt:variant>
        <vt:i4>0</vt:i4>
      </vt:variant>
      <vt:variant>
        <vt:i4>5</vt:i4>
      </vt:variant>
      <vt:variant>
        <vt:lpwstr/>
      </vt:variant>
      <vt:variant>
        <vt:lpwstr>AFT</vt:lpwstr>
      </vt:variant>
      <vt:variant>
        <vt:i4>6881403</vt:i4>
      </vt:variant>
      <vt:variant>
        <vt:i4>3381</vt:i4>
      </vt:variant>
      <vt:variant>
        <vt:i4>0</vt:i4>
      </vt:variant>
      <vt:variant>
        <vt:i4>5</vt:i4>
      </vt:variant>
      <vt:variant>
        <vt:lpwstr/>
      </vt:variant>
      <vt:variant>
        <vt:lpwstr>CLR_INT_WKU</vt:lpwstr>
      </vt:variant>
      <vt:variant>
        <vt:i4>7143529</vt:i4>
      </vt:variant>
      <vt:variant>
        <vt:i4>3378</vt:i4>
      </vt:variant>
      <vt:variant>
        <vt:i4>0</vt:i4>
      </vt:variant>
      <vt:variant>
        <vt:i4>5</vt:i4>
      </vt:variant>
      <vt:variant>
        <vt:lpwstr/>
      </vt:variant>
      <vt:variant>
        <vt:lpwstr>CLR_INT_EOC</vt:lpwstr>
      </vt:variant>
      <vt:variant>
        <vt:i4>7667826</vt:i4>
      </vt:variant>
      <vt:variant>
        <vt:i4>3375</vt:i4>
      </vt:variant>
      <vt:variant>
        <vt:i4>0</vt:i4>
      </vt:variant>
      <vt:variant>
        <vt:i4>5</vt:i4>
      </vt:variant>
      <vt:variant>
        <vt:lpwstr/>
      </vt:variant>
      <vt:variant>
        <vt:lpwstr>ADCUPDN</vt:lpwstr>
      </vt:variant>
      <vt:variant>
        <vt:i4>7602275</vt:i4>
      </vt:variant>
      <vt:variant>
        <vt:i4>3372</vt:i4>
      </vt:variant>
      <vt:variant>
        <vt:i4>0</vt:i4>
      </vt:variant>
      <vt:variant>
        <vt:i4>5</vt:i4>
      </vt:variant>
      <vt:variant>
        <vt:lpwstr/>
      </vt:variant>
      <vt:variant>
        <vt:lpwstr>ADCDAT1</vt:lpwstr>
      </vt:variant>
      <vt:variant>
        <vt:i4>7602275</vt:i4>
      </vt:variant>
      <vt:variant>
        <vt:i4>3369</vt:i4>
      </vt:variant>
      <vt:variant>
        <vt:i4>0</vt:i4>
      </vt:variant>
      <vt:variant>
        <vt:i4>5</vt:i4>
      </vt:variant>
      <vt:variant>
        <vt:lpwstr/>
      </vt:variant>
      <vt:variant>
        <vt:lpwstr>ADCDAT0</vt:lpwstr>
      </vt:variant>
      <vt:variant>
        <vt:i4>7929966</vt:i4>
      </vt:variant>
      <vt:variant>
        <vt:i4>3366</vt:i4>
      </vt:variant>
      <vt:variant>
        <vt:i4>0</vt:i4>
      </vt:variant>
      <vt:variant>
        <vt:i4>5</vt:i4>
      </vt:variant>
      <vt:variant>
        <vt:lpwstr/>
      </vt:variant>
      <vt:variant>
        <vt:lpwstr>ADCDLY</vt:lpwstr>
      </vt:variant>
      <vt:variant>
        <vt:i4>7536753</vt:i4>
      </vt:variant>
      <vt:variant>
        <vt:i4>3363</vt:i4>
      </vt:variant>
      <vt:variant>
        <vt:i4>0</vt:i4>
      </vt:variant>
      <vt:variant>
        <vt:i4>5</vt:i4>
      </vt:variant>
      <vt:variant>
        <vt:lpwstr/>
      </vt:variant>
      <vt:variant>
        <vt:lpwstr>ADCTSC</vt:lpwstr>
      </vt:variant>
      <vt:variant>
        <vt:i4>6881389</vt:i4>
      </vt:variant>
      <vt:variant>
        <vt:i4>3360</vt:i4>
      </vt:variant>
      <vt:variant>
        <vt:i4>0</vt:i4>
      </vt:variant>
      <vt:variant>
        <vt:i4>5</vt:i4>
      </vt:variant>
      <vt:variant>
        <vt:lpwstr/>
      </vt:variant>
      <vt:variant>
        <vt:lpwstr>ADCCON</vt:lpwstr>
      </vt:variant>
      <vt:variant>
        <vt:i4>7602275</vt:i4>
      </vt:variant>
      <vt:variant>
        <vt:i4>3351</vt:i4>
      </vt:variant>
      <vt:variant>
        <vt:i4>0</vt:i4>
      </vt:variant>
      <vt:variant>
        <vt:i4>5</vt:i4>
      </vt:variant>
      <vt:variant>
        <vt:lpwstr/>
      </vt:variant>
      <vt:variant>
        <vt:lpwstr>ADCDAT1</vt:lpwstr>
      </vt:variant>
      <vt:variant>
        <vt:i4>7602275</vt:i4>
      </vt:variant>
      <vt:variant>
        <vt:i4>3348</vt:i4>
      </vt:variant>
      <vt:variant>
        <vt:i4>0</vt:i4>
      </vt:variant>
      <vt:variant>
        <vt:i4>5</vt:i4>
      </vt:variant>
      <vt:variant>
        <vt:lpwstr/>
      </vt:variant>
      <vt:variant>
        <vt:lpwstr>ADCDAT0</vt:lpwstr>
      </vt:variant>
      <vt:variant>
        <vt:i4>196636</vt:i4>
      </vt:variant>
      <vt:variant>
        <vt:i4>3345</vt:i4>
      </vt:variant>
      <vt:variant>
        <vt:i4>0</vt:i4>
      </vt:variant>
      <vt:variant>
        <vt:i4>5</vt:i4>
      </vt:variant>
      <vt:variant>
        <vt:lpwstr/>
      </vt:variant>
      <vt:variant>
        <vt:lpwstr>YMEN</vt:lpwstr>
      </vt:variant>
      <vt:variant>
        <vt:i4>1966108</vt:i4>
      </vt:variant>
      <vt:variant>
        <vt:i4>3342</vt:i4>
      </vt:variant>
      <vt:variant>
        <vt:i4>0</vt:i4>
      </vt:variant>
      <vt:variant>
        <vt:i4>5</vt:i4>
      </vt:variant>
      <vt:variant>
        <vt:lpwstr/>
      </vt:variant>
      <vt:variant>
        <vt:lpwstr>YPEN</vt:lpwstr>
      </vt:variant>
      <vt:variant>
        <vt:i4>196637</vt:i4>
      </vt:variant>
      <vt:variant>
        <vt:i4>3339</vt:i4>
      </vt:variant>
      <vt:variant>
        <vt:i4>0</vt:i4>
      </vt:variant>
      <vt:variant>
        <vt:i4>5</vt:i4>
      </vt:variant>
      <vt:variant>
        <vt:lpwstr/>
      </vt:variant>
      <vt:variant>
        <vt:lpwstr>XMEN</vt:lpwstr>
      </vt:variant>
      <vt:variant>
        <vt:i4>1966109</vt:i4>
      </vt:variant>
      <vt:variant>
        <vt:i4>3336</vt:i4>
      </vt:variant>
      <vt:variant>
        <vt:i4>0</vt:i4>
      </vt:variant>
      <vt:variant>
        <vt:i4>5</vt:i4>
      </vt:variant>
      <vt:variant>
        <vt:lpwstr/>
      </vt:variant>
      <vt:variant>
        <vt:lpwstr>XPEN</vt:lpwstr>
      </vt:variant>
      <vt:variant>
        <vt:i4>1769503</vt:i4>
      </vt:variant>
      <vt:variant>
        <vt:i4>3333</vt:i4>
      </vt:variant>
      <vt:variant>
        <vt:i4>0</vt:i4>
      </vt:variant>
      <vt:variant>
        <vt:i4>5</vt:i4>
      </vt:variant>
      <vt:variant>
        <vt:lpwstr/>
      </vt:variant>
      <vt:variant>
        <vt:lpwstr>PUON</vt:lpwstr>
      </vt:variant>
      <vt:variant>
        <vt:i4>7602275</vt:i4>
      </vt:variant>
      <vt:variant>
        <vt:i4>3330</vt:i4>
      </vt:variant>
      <vt:variant>
        <vt:i4>0</vt:i4>
      </vt:variant>
      <vt:variant>
        <vt:i4>5</vt:i4>
      </vt:variant>
      <vt:variant>
        <vt:lpwstr/>
      </vt:variant>
      <vt:variant>
        <vt:lpwstr>ADCDAT1</vt:lpwstr>
      </vt:variant>
      <vt:variant>
        <vt:i4>7602275</vt:i4>
      </vt:variant>
      <vt:variant>
        <vt:i4>3327</vt:i4>
      </vt:variant>
      <vt:variant>
        <vt:i4>0</vt:i4>
      </vt:variant>
      <vt:variant>
        <vt:i4>5</vt:i4>
      </vt:variant>
      <vt:variant>
        <vt:lpwstr/>
      </vt:variant>
      <vt:variant>
        <vt:lpwstr>ADCDAT0</vt:lpwstr>
      </vt:variant>
      <vt:variant>
        <vt:i4>7602275</vt:i4>
      </vt:variant>
      <vt:variant>
        <vt:i4>3324</vt:i4>
      </vt:variant>
      <vt:variant>
        <vt:i4>0</vt:i4>
      </vt:variant>
      <vt:variant>
        <vt:i4>5</vt:i4>
      </vt:variant>
      <vt:variant>
        <vt:lpwstr/>
      </vt:variant>
      <vt:variant>
        <vt:lpwstr>ADCDAT1</vt:lpwstr>
      </vt:variant>
      <vt:variant>
        <vt:i4>7602275</vt:i4>
      </vt:variant>
      <vt:variant>
        <vt:i4>3321</vt:i4>
      </vt:variant>
      <vt:variant>
        <vt:i4>0</vt:i4>
      </vt:variant>
      <vt:variant>
        <vt:i4>5</vt:i4>
      </vt:variant>
      <vt:variant>
        <vt:lpwstr/>
      </vt:variant>
      <vt:variant>
        <vt:lpwstr>ADCDAT0</vt:lpwstr>
      </vt:variant>
      <vt:variant>
        <vt:i4>7602275</vt:i4>
      </vt:variant>
      <vt:variant>
        <vt:i4>3318</vt:i4>
      </vt:variant>
      <vt:variant>
        <vt:i4>0</vt:i4>
      </vt:variant>
      <vt:variant>
        <vt:i4>5</vt:i4>
      </vt:variant>
      <vt:variant>
        <vt:lpwstr/>
      </vt:variant>
      <vt:variant>
        <vt:lpwstr>ADCDAT0</vt:lpwstr>
      </vt:variant>
      <vt:variant>
        <vt:i4>7536753</vt:i4>
      </vt:variant>
      <vt:variant>
        <vt:i4>3315</vt:i4>
      </vt:variant>
      <vt:variant>
        <vt:i4>0</vt:i4>
      </vt:variant>
      <vt:variant>
        <vt:i4>5</vt:i4>
      </vt:variant>
      <vt:variant>
        <vt:lpwstr/>
      </vt:variant>
      <vt:variant>
        <vt:lpwstr>ADCTSC</vt:lpwstr>
      </vt:variant>
      <vt:variant>
        <vt:i4>6881389</vt:i4>
      </vt:variant>
      <vt:variant>
        <vt:i4>3312</vt:i4>
      </vt:variant>
      <vt:variant>
        <vt:i4>0</vt:i4>
      </vt:variant>
      <vt:variant>
        <vt:i4>5</vt:i4>
      </vt:variant>
      <vt:variant>
        <vt:lpwstr/>
      </vt:variant>
      <vt:variant>
        <vt:lpwstr>ADCCON</vt:lpwstr>
      </vt:variant>
      <vt:variant>
        <vt:i4>7602275</vt:i4>
      </vt:variant>
      <vt:variant>
        <vt:i4>3303</vt:i4>
      </vt:variant>
      <vt:variant>
        <vt:i4>0</vt:i4>
      </vt:variant>
      <vt:variant>
        <vt:i4>5</vt:i4>
      </vt:variant>
      <vt:variant>
        <vt:lpwstr/>
      </vt:variant>
      <vt:variant>
        <vt:lpwstr>ADCDAT1</vt:lpwstr>
      </vt:variant>
      <vt:variant>
        <vt:i4>7602275</vt:i4>
      </vt:variant>
      <vt:variant>
        <vt:i4>3300</vt:i4>
      </vt:variant>
      <vt:variant>
        <vt:i4>0</vt:i4>
      </vt:variant>
      <vt:variant>
        <vt:i4>5</vt:i4>
      </vt:variant>
      <vt:variant>
        <vt:lpwstr/>
      </vt:variant>
      <vt:variant>
        <vt:lpwstr>ADCDAT0</vt:lpwstr>
      </vt:variant>
      <vt:variant>
        <vt:i4>1769472</vt:i4>
      </vt:variant>
      <vt:variant>
        <vt:i4>2385</vt:i4>
      </vt:variant>
      <vt:variant>
        <vt:i4>0</vt:i4>
      </vt:variant>
      <vt:variant>
        <vt:i4>5</vt:i4>
      </vt:variant>
      <vt:variant>
        <vt:lpwstr/>
      </vt:variant>
      <vt:variant>
        <vt:lpwstr>CICR</vt:lpwstr>
      </vt:variant>
      <vt:variant>
        <vt:i4>851975</vt:i4>
      </vt:variant>
      <vt:variant>
        <vt:i4>2382</vt:i4>
      </vt:variant>
      <vt:variant>
        <vt:i4>0</vt:i4>
      </vt:variant>
      <vt:variant>
        <vt:i4>5</vt:i4>
      </vt:variant>
      <vt:variant>
        <vt:lpwstr/>
      </vt:variant>
      <vt:variant>
        <vt:lpwstr>CDDI3</vt:lpwstr>
      </vt:variant>
      <vt:variant>
        <vt:i4>851975</vt:i4>
      </vt:variant>
      <vt:variant>
        <vt:i4>2379</vt:i4>
      </vt:variant>
      <vt:variant>
        <vt:i4>0</vt:i4>
      </vt:variant>
      <vt:variant>
        <vt:i4>5</vt:i4>
      </vt:variant>
      <vt:variant>
        <vt:lpwstr/>
      </vt:variant>
      <vt:variant>
        <vt:lpwstr>CDDI3</vt:lpwstr>
      </vt:variant>
      <vt:variant>
        <vt:i4>851975</vt:i4>
      </vt:variant>
      <vt:variant>
        <vt:i4>2376</vt:i4>
      </vt:variant>
      <vt:variant>
        <vt:i4>0</vt:i4>
      </vt:variant>
      <vt:variant>
        <vt:i4>5</vt:i4>
      </vt:variant>
      <vt:variant>
        <vt:lpwstr/>
      </vt:variant>
      <vt:variant>
        <vt:lpwstr>CDDI2</vt:lpwstr>
      </vt:variant>
      <vt:variant>
        <vt:i4>851975</vt:i4>
      </vt:variant>
      <vt:variant>
        <vt:i4>2373</vt:i4>
      </vt:variant>
      <vt:variant>
        <vt:i4>0</vt:i4>
      </vt:variant>
      <vt:variant>
        <vt:i4>5</vt:i4>
      </vt:variant>
      <vt:variant>
        <vt:lpwstr/>
      </vt:variant>
      <vt:variant>
        <vt:lpwstr>CDDI1</vt:lpwstr>
      </vt:variant>
      <vt:variant>
        <vt:i4>851975</vt:i4>
      </vt:variant>
      <vt:variant>
        <vt:i4>2370</vt:i4>
      </vt:variant>
      <vt:variant>
        <vt:i4>0</vt:i4>
      </vt:variant>
      <vt:variant>
        <vt:i4>5</vt:i4>
      </vt:variant>
      <vt:variant>
        <vt:lpwstr/>
      </vt:variant>
      <vt:variant>
        <vt:lpwstr>CDDI3</vt:lpwstr>
      </vt:variant>
      <vt:variant>
        <vt:i4>851975</vt:i4>
      </vt:variant>
      <vt:variant>
        <vt:i4>2367</vt:i4>
      </vt:variant>
      <vt:variant>
        <vt:i4>0</vt:i4>
      </vt:variant>
      <vt:variant>
        <vt:i4>5</vt:i4>
      </vt:variant>
      <vt:variant>
        <vt:lpwstr/>
      </vt:variant>
      <vt:variant>
        <vt:lpwstr>CDDI2</vt:lpwstr>
      </vt:variant>
      <vt:variant>
        <vt:i4>851975</vt:i4>
      </vt:variant>
      <vt:variant>
        <vt:i4>2364</vt:i4>
      </vt:variant>
      <vt:variant>
        <vt:i4>0</vt:i4>
      </vt:variant>
      <vt:variant>
        <vt:i4>5</vt:i4>
      </vt:variant>
      <vt:variant>
        <vt:lpwstr/>
      </vt:variant>
      <vt:variant>
        <vt:lpwstr>CDDI1</vt:lpwstr>
      </vt:variant>
      <vt:variant>
        <vt:i4>851975</vt:i4>
      </vt:variant>
      <vt:variant>
        <vt:i4>2361</vt:i4>
      </vt:variant>
      <vt:variant>
        <vt:i4>0</vt:i4>
      </vt:variant>
      <vt:variant>
        <vt:i4>5</vt:i4>
      </vt:variant>
      <vt:variant>
        <vt:lpwstr/>
      </vt:variant>
      <vt:variant>
        <vt:lpwstr>CDDI0</vt:lpwstr>
      </vt:variant>
      <vt:variant>
        <vt:i4>393223</vt:i4>
      </vt:variant>
      <vt:variant>
        <vt:i4>2109</vt:i4>
      </vt:variant>
      <vt:variant>
        <vt:i4>0</vt:i4>
      </vt:variant>
      <vt:variant>
        <vt:i4>5</vt:i4>
      </vt:variant>
      <vt:variant>
        <vt:lpwstr/>
      </vt:variant>
      <vt:variant>
        <vt:lpwstr>CHCONFIG</vt:lpwstr>
      </vt:variant>
      <vt:variant>
        <vt:i4>8061044</vt:i4>
      </vt:variant>
      <vt:variant>
        <vt:i4>2106</vt:i4>
      </vt:variant>
      <vt:variant>
        <vt:i4>0</vt:i4>
      </vt:variant>
      <vt:variant>
        <vt:i4>5</vt:i4>
      </vt:variant>
      <vt:variant>
        <vt:lpwstr/>
      </vt:variant>
      <vt:variant>
        <vt:lpwstr>EXTREQn</vt:lpwstr>
      </vt:variant>
      <vt:variant>
        <vt:i4>6357106</vt:i4>
      </vt:variant>
      <vt:variant>
        <vt:i4>2103</vt:i4>
      </vt:variant>
      <vt:variant>
        <vt:i4>0</vt:i4>
      </vt:variant>
      <vt:variant>
        <vt:i4>5</vt:i4>
      </vt:variant>
      <vt:variant>
        <vt:lpwstr/>
      </vt:variant>
      <vt:variant>
        <vt:lpwstr>RPTCTRL</vt:lpwstr>
      </vt:variant>
      <vt:variant>
        <vt:i4>7340146</vt:i4>
      </vt:variant>
      <vt:variant>
        <vt:i4>2100</vt:i4>
      </vt:variant>
      <vt:variant>
        <vt:i4>0</vt:i4>
      </vt:variant>
      <vt:variant>
        <vt:i4>5</vt:i4>
      </vt:variant>
      <vt:variant>
        <vt:lpwstr/>
      </vt:variant>
      <vt:variant>
        <vt:lpwstr>CHCTRL</vt:lpwstr>
      </vt:variant>
      <vt:variant>
        <vt:i4>6422633</vt:i4>
      </vt:variant>
      <vt:variant>
        <vt:i4>2097</vt:i4>
      </vt:variant>
      <vt:variant>
        <vt:i4>0</vt:i4>
      </vt:variant>
      <vt:variant>
        <vt:i4>5</vt:i4>
      </vt:variant>
      <vt:variant>
        <vt:lpwstr/>
      </vt:variant>
      <vt:variant>
        <vt:lpwstr>HCOUNT</vt:lpwstr>
      </vt:variant>
      <vt:variant>
        <vt:i4>4980835</vt:i4>
      </vt:variant>
      <vt:variant>
        <vt:i4>2094</vt:i4>
      </vt:variant>
      <vt:variant>
        <vt:i4>0</vt:i4>
      </vt:variant>
      <vt:variant>
        <vt:i4>5</vt:i4>
      </vt:variant>
      <vt:variant>
        <vt:lpwstr/>
      </vt:variant>
      <vt:variant>
        <vt:lpwstr>C_DADR</vt:lpwstr>
      </vt:variant>
      <vt:variant>
        <vt:i4>7274596</vt:i4>
      </vt:variant>
      <vt:variant>
        <vt:i4>2091</vt:i4>
      </vt:variant>
      <vt:variant>
        <vt:i4>0</vt:i4>
      </vt:variant>
      <vt:variant>
        <vt:i4>5</vt:i4>
      </vt:variant>
      <vt:variant>
        <vt:lpwstr/>
      </vt:variant>
      <vt:variant>
        <vt:lpwstr>DPARAM</vt:lpwstr>
      </vt:variant>
      <vt:variant>
        <vt:i4>7602253</vt:i4>
      </vt:variant>
      <vt:variant>
        <vt:i4>2088</vt:i4>
      </vt:variant>
      <vt:variant>
        <vt:i4>0</vt:i4>
      </vt:variant>
      <vt:variant>
        <vt:i4>5</vt:i4>
      </vt:variant>
      <vt:variant>
        <vt:lpwstr/>
      </vt:variant>
      <vt:variant>
        <vt:lpwstr>ST_DADR</vt:lpwstr>
      </vt:variant>
      <vt:variant>
        <vt:i4>4980852</vt:i4>
      </vt:variant>
      <vt:variant>
        <vt:i4>2085</vt:i4>
      </vt:variant>
      <vt:variant>
        <vt:i4>0</vt:i4>
      </vt:variant>
      <vt:variant>
        <vt:i4>5</vt:i4>
      </vt:variant>
      <vt:variant>
        <vt:lpwstr/>
      </vt:variant>
      <vt:variant>
        <vt:lpwstr>C_SADR</vt:lpwstr>
      </vt:variant>
      <vt:variant>
        <vt:i4>7274611</vt:i4>
      </vt:variant>
      <vt:variant>
        <vt:i4>2082</vt:i4>
      </vt:variant>
      <vt:variant>
        <vt:i4>0</vt:i4>
      </vt:variant>
      <vt:variant>
        <vt:i4>5</vt:i4>
      </vt:variant>
      <vt:variant>
        <vt:lpwstr/>
      </vt:variant>
      <vt:variant>
        <vt:lpwstr>SPARAM</vt:lpwstr>
      </vt:variant>
      <vt:variant>
        <vt:i4>6488141</vt:i4>
      </vt:variant>
      <vt:variant>
        <vt:i4>2079</vt:i4>
      </vt:variant>
      <vt:variant>
        <vt:i4>0</vt:i4>
      </vt:variant>
      <vt:variant>
        <vt:i4>5</vt:i4>
      </vt:variant>
      <vt:variant>
        <vt:lpwstr/>
      </vt:variant>
      <vt:variant>
        <vt:lpwstr>ST_SADR</vt:lpwstr>
      </vt:variant>
      <vt:variant>
        <vt:i4>8061044</vt:i4>
      </vt:variant>
      <vt:variant>
        <vt:i4>2076</vt:i4>
      </vt:variant>
      <vt:variant>
        <vt:i4>0</vt:i4>
      </vt:variant>
      <vt:variant>
        <vt:i4>5</vt:i4>
      </vt:variant>
      <vt:variant>
        <vt:lpwstr/>
      </vt:variant>
      <vt:variant>
        <vt:lpwstr>EXTREQn</vt:lpwstr>
      </vt:variant>
      <vt:variant>
        <vt:i4>6357106</vt:i4>
      </vt:variant>
      <vt:variant>
        <vt:i4>2073</vt:i4>
      </vt:variant>
      <vt:variant>
        <vt:i4>0</vt:i4>
      </vt:variant>
      <vt:variant>
        <vt:i4>5</vt:i4>
      </vt:variant>
      <vt:variant>
        <vt:lpwstr/>
      </vt:variant>
      <vt:variant>
        <vt:lpwstr>RPTCTRL</vt:lpwstr>
      </vt:variant>
      <vt:variant>
        <vt:i4>7340146</vt:i4>
      </vt:variant>
      <vt:variant>
        <vt:i4>2070</vt:i4>
      </vt:variant>
      <vt:variant>
        <vt:i4>0</vt:i4>
      </vt:variant>
      <vt:variant>
        <vt:i4>5</vt:i4>
      </vt:variant>
      <vt:variant>
        <vt:lpwstr/>
      </vt:variant>
      <vt:variant>
        <vt:lpwstr>CHCTRL</vt:lpwstr>
      </vt:variant>
      <vt:variant>
        <vt:i4>6422633</vt:i4>
      </vt:variant>
      <vt:variant>
        <vt:i4>2067</vt:i4>
      </vt:variant>
      <vt:variant>
        <vt:i4>0</vt:i4>
      </vt:variant>
      <vt:variant>
        <vt:i4>5</vt:i4>
      </vt:variant>
      <vt:variant>
        <vt:lpwstr/>
      </vt:variant>
      <vt:variant>
        <vt:lpwstr>HCOUNT</vt:lpwstr>
      </vt:variant>
      <vt:variant>
        <vt:i4>4980835</vt:i4>
      </vt:variant>
      <vt:variant>
        <vt:i4>2064</vt:i4>
      </vt:variant>
      <vt:variant>
        <vt:i4>0</vt:i4>
      </vt:variant>
      <vt:variant>
        <vt:i4>5</vt:i4>
      </vt:variant>
      <vt:variant>
        <vt:lpwstr/>
      </vt:variant>
      <vt:variant>
        <vt:lpwstr>C_DADR</vt:lpwstr>
      </vt:variant>
      <vt:variant>
        <vt:i4>7274596</vt:i4>
      </vt:variant>
      <vt:variant>
        <vt:i4>2061</vt:i4>
      </vt:variant>
      <vt:variant>
        <vt:i4>0</vt:i4>
      </vt:variant>
      <vt:variant>
        <vt:i4>5</vt:i4>
      </vt:variant>
      <vt:variant>
        <vt:lpwstr/>
      </vt:variant>
      <vt:variant>
        <vt:lpwstr>DPARAM</vt:lpwstr>
      </vt:variant>
      <vt:variant>
        <vt:i4>7602253</vt:i4>
      </vt:variant>
      <vt:variant>
        <vt:i4>2058</vt:i4>
      </vt:variant>
      <vt:variant>
        <vt:i4>0</vt:i4>
      </vt:variant>
      <vt:variant>
        <vt:i4>5</vt:i4>
      </vt:variant>
      <vt:variant>
        <vt:lpwstr/>
      </vt:variant>
      <vt:variant>
        <vt:lpwstr>ST_DADR</vt:lpwstr>
      </vt:variant>
      <vt:variant>
        <vt:i4>4980852</vt:i4>
      </vt:variant>
      <vt:variant>
        <vt:i4>2055</vt:i4>
      </vt:variant>
      <vt:variant>
        <vt:i4>0</vt:i4>
      </vt:variant>
      <vt:variant>
        <vt:i4>5</vt:i4>
      </vt:variant>
      <vt:variant>
        <vt:lpwstr/>
      </vt:variant>
      <vt:variant>
        <vt:lpwstr>C_SADR</vt:lpwstr>
      </vt:variant>
      <vt:variant>
        <vt:i4>7274611</vt:i4>
      </vt:variant>
      <vt:variant>
        <vt:i4>2052</vt:i4>
      </vt:variant>
      <vt:variant>
        <vt:i4>0</vt:i4>
      </vt:variant>
      <vt:variant>
        <vt:i4>5</vt:i4>
      </vt:variant>
      <vt:variant>
        <vt:lpwstr/>
      </vt:variant>
      <vt:variant>
        <vt:lpwstr>SPARAM</vt:lpwstr>
      </vt:variant>
      <vt:variant>
        <vt:i4>6488141</vt:i4>
      </vt:variant>
      <vt:variant>
        <vt:i4>2049</vt:i4>
      </vt:variant>
      <vt:variant>
        <vt:i4>0</vt:i4>
      </vt:variant>
      <vt:variant>
        <vt:i4>5</vt:i4>
      </vt:variant>
      <vt:variant>
        <vt:lpwstr/>
      </vt:variant>
      <vt:variant>
        <vt:lpwstr>ST_SADR</vt:lpwstr>
      </vt:variant>
      <vt:variant>
        <vt:i4>8061044</vt:i4>
      </vt:variant>
      <vt:variant>
        <vt:i4>2046</vt:i4>
      </vt:variant>
      <vt:variant>
        <vt:i4>0</vt:i4>
      </vt:variant>
      <vt:variant>
        <vt:i4>5</vt:i4>
      </vt:variant>
      <vt:variant>
        <vt:lpwstr/>
      </vt:variant>
      <vt:variant>
        <vt:lpwstr>EXTREQn</vt:lpwstr>
      </vt:variant>
      <vt:variant>
        <vt:i4>6357106</vt:i4>
      </vt:variant>
      <vt:variant>
        <vt:i4>2043</vt:i4>
      </vt:variant>
      <vt:variant>
        <vt:i4>0</vt:i4>
      </vt:variant>
      <vt:variant>
        <vt:i4>5</vt:i4>
      </vt:variant>
      <vt:variant>
        <vt:lpwstr/>
      </vt:variant>
      <vt:variant>
        <vt:lpwstr>RPTCTRL</vt:lpwstr>
      </vt:variant>
      <vt:variant>
        <vt:i4>7340146</vt:i4>
      </vt:variant>
      <vt:variant>
        <vt:i4>2040</vt:i4>
      </vt:variant>
      <vt:variant>
        <vt:i4>0</vt:i4>
      </vt:variant>
      <vt:variant>
        <vt:i4>5</vt:i4>
      </vt:variant>
      <vt:variant>
        <vt:lpwstr/>
      </vt:variant>
      <vt:variant>
        <vt:lpwstr>CHCTRL</vt:lpwstr>
      </vt:variant>
      <vt:variant>
        <vt:i4>6422633</vt:i4>
      </vt:variant>
      <vt:variant>
        <vt:i4>2037</vt:i4>
      </vt:variant>
      <vt:variant>
        <vt:i4>0</vt:i4>
      </vt:variant>
      <vt:variant>
        <vt:i4>5</vt:i4>
      </vt:variant>
      <vt:variant>
        <vt:lpwstr/>
      </vt:variant>
      <vt:variant>
        <vt:lpwstr>HCOUNT</vt:lpwstr>
      </vt:variant>
      <vt:variant>
        <vt:i4>4980835</vt:i4>
      </vt:variant>
      <vt:variant>
        <vt:i4>2034</vt:i4>
      </vt:variant>
      <vt:variant>
        <vt:i4>0</vt:i4>
      </vt:variant>
      <vt:variant>
        <vt:i4>5</vt:i4>
      </vt:variant>
      <vt:variant>
        <vt:lpwstr/>
      </vt:variant>
      <vt:variant>
        <vt:lpwstr>C_DADR</vt:lpwstr>
      </vt:variant>
      <vt:variant>
        <vt:i4>7274596</vt:i4>
      </vt:variant>
      <vt:variant>
        <vt:i4>2031</vt:i4>
      </vt:variant>
      <vt:variant>
        <vt:i4>0</vt:i4>
      </vt:variant>
      <vt:variant>
        <vt:i4>5</vt:i4>
      </vt:variant>
      <vt:variant>
        <vt:lpwstr/>
      </vt:variant>
      <vt:variant>
        <vt:lpwstr>DPARAM</vt:lpwstr>
      </vt:variant>
      <vt:variant>
        <vt:i4>7602253</vt:i4>
      </vt:variant>
      <vt:variant>
        <vt:i4>2028</vt:i4>
      </vt:variant>
      <vt:variant>
        <vt:i4>0</vt:i4>
      </vt:variant>
      <vt:variant>
        <vt:i4>5</vt:i4>
      </vt:variant>
      <vt:variant>
        <vt:lpwstr/>
      </vt:variant>
      <vt:variant>
        <vt:lpwstr>ST_DADR</vt:lpwstr>
      </vt:variant>
      <vt:variant>
        <vt:i4>4980852</vt:i4>
      </vt:variant>
      <vt:variant>
        <vt:i4>2025</vt:i4>
      </vt:variant>
      <vt:variant>
        <vt:i4>0</vt:i4>
      </vt:variant>
      <vt:variant>
        <vt:i4>5</vt:i4>
      </vt:variant>
      <vt:variant>
        <vt:lpwstr/>
      </vt:variant>
      <vt:variant>
        <vt:lpwstr>C_SADR</vt:lpwstr>
      </vt:variant>
      <vt:variant>
        <vt:i4>7274611</vt:i4>
      </vt:variant>
      <vt:variant>
        <vt:i4>2022</vt:i4>
      </vt:variant>
      <vt:variant>
        <vt:i4>0</vt:i4>
      </vt:variant>
      <vt:variant>
        <vt:i4>5</vt:i4>
      </vt:variant>
      <vt:variant>
        <vt:lpwstr/>
      </vt:variant>
      <vt:variant>
        <vt:lpwstr>SPARAM</vt:lpwstr>
      </vt:variant>
      <vt:variant>
        <vt:i4>6488141</vt:i4>
      </vt:variant>
      <vt:variant>
        <vt:i4>2019</vt:i4>
      </vt:variant>
      <vt:variant>
        <vt:i4>0</vt:i4>
      </vt:variant>
      <vt:variant>
        <vt:i4>5</vt:i4>
      </vt:variant>
      <vt:variant>
        <vt:lpwstr/>
      </vt:variant>
      <vt:variant>
        <vt:lpwstr>ST_SADR</vt:lpwstr>
      </vt:variant>
      <vt:variant>
        <vt:i4>1048627</vt:i4>
      </vt:variant>
      <vt:variant>
        <vt:i4>1523</vt:i4>
      </vt:variant>
      <vt:variant>
        <vt:i4>0</vt:i4>
      </vt:variant>
      <vt:variant>
        <vt:i4>5</vt:i4>
      </vt:variant>
      <vt:variant>
        <vt:lpwstr/>
      </vt:variant>
      <vt:variant>
        <vt:lpwstr>_Toc429487662</vt:lpwstr>
      </vt:variant>
      <vt:variant>
        <vt:i4>1048627</vt:i4>
      </vt:variant>
      <vt:variant>
        <vt:i4>1517</vt:i4>
      </vt:variant>
      <vt:variant>
        <vt:i4>0</vt:i4>
      </vt:variant>
      <vt:variant>
        <vt:i4>5</vt:i4>
      </vt:variant>
      <vt:variant>
        <vt:lpwstr/>
      </vt:variant>
      <vt:variant>
        <vt:lpwstr>_Toc429487661</vt:lpwstr>
      </vt:variant>
      <vt:variant>
        <vt:i4>1048627</vt:i4>
      </vt:variant>
      <vt:variant>
        <vt:i4>1511</vt:i4>
      </vt:variant>
      <vt:variant>
        <vt:i4>0</vt:i4>
      </vt:variant>
      <vt:variant>
        <vt:i4>5</vt:i4>
      </vt:variant>
      <vt:variant>
        <vt:lpwstr/>
      </vt:variant>
      <vt:variant>
        <vt:lpwstr>_Toc429487660</vt:lpwstr>
      </vt:variant>
      <vt:variant>
        <vt:i4>1245235</vt:i4>
      </vt:variant>
      <vt:variant>
        <vt:i4>1505</vt:i4>
      </vt:variant>
      <vt:variant>
        <vt:i4>0</vt:i4>
      </vt:variant>
      <vt:variant>
        <vt:i4>5</vt:i4>
      </vt:variant>
      <vt:variant>
        <vt:lpwstr/>
      </vt:variant>
      <vt:variant>
        <vt:lpwstr>_Toc429487659</vt:lpwstr>
      </vt:variant>
      <vt:variant>
        <vt:i4>1245235</vt:i4>
      </vt:variant>
      <vt:variant>
        <vt:i4>1499</vt:i4>
      </vt:variant>
      <vt:variant>
        <vt:i4>0</vt:i4>
      </vt:variant>
      <vt:variant>
        <vt:i4>5</vt:i4>
      </vt:variant>
      <vt:variant>
        <vt:lpwstr/>
      </vt:variant>
      <vt:variant>
        <vt:lpwstr>_Toc429487658</vt:lpwstr>
      </vt:variant>
      <vt:variant>
        <vt:i4>1245235</vt:i4>
      </vt:variant>
      <vt:variant>
        <vt:i4>1493</vt:i4>
      </vt:variant>
      <vt:variant>
        <vt:i4>0</vt:i4>
      </vt:variant>
      <vt:variant>
        <vt:i4>5</vt:i4>
      </vt:variant>
      <vt:variant>
        <vt:lpwstr/>
      </vt:variant>
      <vt:variant>
        <vt:lpwstr>_Toc429487657</vt:lpwstr>
      </vt:variant>
      <vt:variant>
        <vt:i4>1245235</vt:i4>
      </vt:variant>
      <vt:variant>
        <vt:i4>1487</vt:i4>
      </vt:variant>
      <vt:variant>
        <vt:i4>0</vt:i4>
      </vt:variant>
      <vt:variant>
        <vt:i4>5</vt:i4>
      </vt:variant>
      <vt:variant>
        <vt:lpwstr/>
      </vt:variant>
      <vt:variant>
        <vt:lpwstr>_Toc429487656</vt:lpwstr>
      </vt:variant>
      <vt:variant>
        <vt:i4>1245235</vt:i4>
      </vt:variant>
      <vt:variant>
        <vt:i4>1481</vt:i4>
      </vt:variant>
      <vt:variant>
        <vt:i4>0</vt:i4>
      </vt:variant>
      <vt:variant>
        <vt:i4>5</vt:i4>
      </vt:variant>
      <vt:variant>
        <vt:lpwstr/>
      </vt:variant>
      <vt:variant>
        <vt:lpwstr>_Toc429487655</vt:lpwstr>
      </vt:variant>
      <vt:variant>
        <vt:i4>1245235</vt:i4>
      </vt:variant>
      <vt:variant>
        <vt:i4>1475</vt:i4>
      </vt:variant>
      <vt:variant>
        <vt:i4>0</vt:i4>
      </vt:variant>
      <vt:variant>
        <vt:i4>5</vt:i4>
      </vt:variant>
      <vt:variant>
        <vt:lpwstr/>
      </vt:variant>
      <vt:variant>
        <vt:lpwstr>_Toc429487654</vt:lpwstr>
      </vt:variant>
      <vt:variant>
        <vt:i4>1245235</vt:i4>
      </vt:variant>
      <vt:variant>
        <vt:i4>1469</vt:i4>
      </vt:variant>
      <vt:variant>
        <vt:i4>0</vt:i4>
      </vt:variant>
      <vt:variant>
        <vt:i4>5</vt:i4>
      </vt:variant>
      <vt:variant>
        <vt:lpwstr/>
      </vt:variant>
      <vt:variant>
        <vt:lpwstr>_Toc429487653</vt:lpwstr>
      </vt:variant>
      <vt:variant>
        <vt:i4>1245235</vt:i4>
      </vt:variant>
      <vt:variant>
        <vt:i4>1463</vt:i4>
      </vt:variant>
      <vt:variant>
        <vt:i4>0</vt:i4>
      </vt:variant>
      <vt:variant>
        <vt:i4>5</vt:i4>
      </vt:variant>
      <vt:variant>
        <vt:lpwstr/>
      </vt:variant>
      <vt:variant>
        <vt:lpwstr>_Toc429487652</vt:lpwstr>
      </vt:variant>
      <vt:variant>
        <vt:i4>1245235</vt:i4>
      </vt:variant>
      <vt:variant>
        <vt:i4>1457</vt:i4>
      </vt:variant>
      <vt:variant>
        <vt:i4>0</vt:i4>
      </vt:variant>
      <vt:variant>
        <vt:i4>5</vt:i4>
      </vt:variant>
      <vt:variant>
        <vt:lpwstr/>
      </vt:variant>
      <vt:variant>
        <vt:lpwstr>_Toc429487651</vt:lpwstr>
      </vt:variant>
      <vt:variant>
        <vt:i4>1245235</vt:i4>
      </vt:variant>
      <vt:variant>
        <vt:i4>1451</vt:i4>
      </vt:variant>
      <vt:variant>
        <vt:i4>0</vt:i4>
      </vt:variant>
      <vt:variant>
        <vt:i4>5</vt:i4>
      </vt:variant>
      <vt:variant>
        <vt:lpwstr/>
      </vt:variant>
      <vt:variant>
        <vt:lpwstr>_Toc429487650</vt:lpwstr>
      </vt:variant>
      <vt:variant>
        <vt:i4>1179699</vt:i4>
      </vt:variant>
      <vt:variant>
        <vt:i4>1445</vt:i4>
      </vt:variant>
      <vt:variant>
        <vt:i4>0</vt:i4>
      </vt:variant>
      <vt:variant>
        <vt:i4>5</vt:i4>
      </vt:variant>
      <vt:variant>
        <vt:lpwstr/>
      </vt:variant>
      <vt:variant>
        <vt:lpwstr>_Toc429487649</vt:lpwstr>
      </vt:variant>
      <vt:variant>
        <vt:i4>1179699</vt:i4>
      </vt:variant>
      <vt:variant>
        <vt:i4>1439</vt:i4>
      </vt:variant>
      <vt:variant>
        <vt:i4>0</vt:i4>
      </vt:variant>
      <vt:variant>
        <vt:i4>5</vt:i4>
      </vt:variant>
      <vt:variant>
        <vt:lpwstr/>
      </vt:variant>
      <vt:variant>
        <vt:lpwstr>_Toc429487648</vt:lpwstr>
      </vt:variant>
      <vt:variant>
        <vt:i4>1179699</vt:i4>
      </vt:variant>
      <vt:variant>
        <vt:i4>1433</vt:i4>
      </vt:variant>
      <vt:variant>
        <vt:i4>0</vt:i4>
      </vt:variant>
      <vt:variant>
        <vt:i4>5</vt:i4>
      </vt:variant>
      <vt:variant>
        <vt:lpwstr/>
      </vt:variant>
      <vt:variant>
        <vt:lpwstr>_Toc429487647</vt:lpwstr>
      </vt:variant>
      <vt:variant>
        <vt:i4>1179699</vt:i4>
      </vt:variant>
      <vt:variant>
        <vt:i4>1427</vt:i4>
      </vt:variant>
      <vt:variant>
        <vt:i4>0</vt:i4>
      </vt:variant>
      <vt:variant>
        <vt:i4>5</vt:i4>
      </vt:variant>
      <vt:variant>
        <vt:lpwstr/>
      </vt:variant>
      <vt:variant>
        <vt:lpwstr>_Toc429487646</vt:lpwstr>
      </vt:variant>
      <vt:variant>
        <vt:i4>1179699</vt:i4>
      </vt:variant>
      <vt:variant>
        <vt:i4>1421</vt:i4>
      </vt:variant>
      <vt:variant>
        <vt:i4>0</vt:i4>
      </vt:variant>
      <vt:variant>
        <vt:i4>5</vt:i4>
      </vt:variant>
      <vt:variant>
        <vt:lpwstr/>
      </vt:variant>
      <vt:variant>
        <vt:lpwstr>_Toc429487645</vt:lpwstr>
      </vt:variant>
      <vt:variant>
        <vt:i4>1179699</vt:i4>
      </vt:variant>
      <vt:variant>
        <vt:i4>1415</vt:i4>
      </vt:variant>
      <vt:variant>
        <vt:i4>0</vt:i4>
      </vt:variant>
      <vt:variant>
        <vt:i4>5</vt:i4>
      </vt:variant>
      <vt:variant>
        <vt:lpwstr/>
      </vt:variant>
      <vt:variant>
        <vt:lpwstr>_Toc429487644</vt:lpwstr>
      </vt:variant>
      <vt:variant>
        <vt:i4>1179699</vt:i4>
      </vt:variant>
      <vt:variant>
        <vt:i4>1409</vt:i4>
      </vt:variant>
      <vt:variant>
        <vt:i4>0</vt:i4>
      </vt:variant>
      <vt:variant>
        <vt:i4>5</vt:i4>
      </vt:variant>
      <vt:variant>
        <vt:lpwstr/>
      </vt:variant>
      <vt:variant>
        <vt:lpwstr>_Toc429487643</vt:lpwstr>
      </vt:variant>
      <vt:variant>
        <vt:i4>1179699</vt:i4>
      </vt:variant>
      <vt:variant>
        <vt:i4>1403</vt:i4>
      </vt:variant>
      <vt:variant>
        <vt:i4>0</vt:i4>
      </vt:variant>
      <vt:variant>
        <vt:i4>5</vt:i4>
      </vt:variant>
      <vt:variant>
        <vt:lpwstr/>
      </vt:variant>
      <vt:variant>
        <vt:lpwstr>_Toc429487642</vt:lpwstr>
      </vt:variant>
      <vt:variant>
        <vt:i4>1179699</vt:i4>
      </vt:variant>
      <vt:variant>
        <vt:i4>1397</vt:i4>
      </vt:variant>
      <vt:variant>
        <vt:i4>0</vt:i4>
      </vt:variant>
      <vt:variant>
        <vt:i4>5</vt:i4>
      </vt:variant>
      <vt:variant>
        <vt:lpwstr/>
      </vt:variant>
      <vt:variant>
        <vt:lpwstr>_Toc429487641</vt:lpwstr>
      </vt:variant>
      <vt:variant>
        <vt:i4>1179699</vt:i4>
      </vt:variant>
      <vt:variant>
        <vt:i4>1391</vt:i4>
      </vt:variant>
      <vt:variant>
        <vt:i4>0</vt:i4>
      </vt:variant>
      <vt:variant>
        <vt:i4>5</vt:i4>
      </vt:variant>
      <vt:variant>
        <vt:lpwstr/>
      </vt:variant>
      <vt:variant>
        <vt:lpwstr>_Toc429487640</vt:lpwstr>
      </vt:variant>
      <vt:variant>
        <vt:i4>1376307</vt:i4>
      </vt:variant>
      <vt:variant>
        <vt:i4>1385</vt:i4>
      </vt:variant>
      <vt:variant>
        <vt:i4>0</vt:i4>
      </vt:variant>
      <vt:variant>
        <vt:i4>5</vt:i4>
      </vt:variant>
      <vt:variant>
        <vt:lpwstr/>
      </vt:variant>
      <vt:variant>
        <vt:lpwstr>_Toc429487639</vt:lpwstr>
      </vt:variant>
      <vt:variant>
        <vt:i4>1376307</vt:i4>
      </vt:variant>
      <vt:variant>
        <vt:i4>1379</vt:i4>
      </vt:variant>
      <vt:variant>
        <vt:i4>0</vt:i4>
      </vt:variant>
      <vt:variant>
        <vt:i4>5</vt:i4>
      </vt:variant>
      <vt:variant>
        <vt:lpwstr/>
      </vt:variant>
      <vt:variant>
        <vt:lpwstr>_Toc429487638</vt:lpwstr>
      </vt:variant>
      <vt:variant>
        <vt:i4>1376307</vt:i4>
      </vt:variant>
      <vt:variant>
        <vt:i4>1373</vt:i4>
      </vt:variant>
      <vt:variant>
        <vt:i4>0</vt:i4>
      </vt:variant>
      <vt:variant>
        <vt:i4>5</vt:i4>
      </vt:variant>
      <vt:variant>
        <vt:lpwstr/>
      </vt:variant>
      <vt:variant>
        <vt:lpwstr>_Toc429487637</vt:lpwstr>
      </vt:variant>
      <vt:variant>
        <vt:i4>1376307</vt:i4>
      </vt:variant>
      <vt:variant>
        <vt:i4>1367</vt:i4>
      </vt:variant>
      <vt:variant>
        <vt:i4>0</vt:i4>
      </vt:variant>
      <vt:variant>
        <vt:i4>5</vt:i4>
      </vt:variant>
      <vt:variant>
        <vt:lpwstr/>
      </vt:variant>
      <vt:variant>
        <vt:lpwstr>_Toc429487636</vt:lpwstr>
      </vt:variant>
      <vt:variant>
        <vt:i4>1376307</vt:i4>
      </vt:variant>
      <vt:variant>
        <vt:i4>1361</vt:i4>
      </vt:variant>
      <vt:variant>
        <vt:i4>0</vt:i4>
      </vt:variant>
      <vt:variant>
        <vt:i4>5</vt:i4>
      </vt:variant>
      <vt:variant>
        <vt:lpwstr/>
      </vt:variant>
      <vt:variant>
        <vt:lpwstr>_Toc429487635</vt:lpwstr>
      </vt:variant>
      <vt:variant>
        <vt:i4>1376307</vt:i4>
      </vt:variant>
      <vt:variant>
        <vt:i4>1355</vt:i4>
      </vt:variant>
      <vt:variant>
        <vt:i4>0</vt:i4>
      </vt:variant>
      <vt:variant>
        <vt:i4>5</vt:i4>
      </vt:variant>
      <vt:variant>
        <vt:lpwstr/>
      </vt:variant>
      <vt:variant>
        <vt:lpwstr>_Toc429487634</vt:lpwstr>
      </vt:variant>
      <vt:variant>
        <vt:i4>1376307</vt:i4>
      </vt:variant>
      <vt:variant>
        <vt:i4>1349</vt:i4>
      </vt:variant>
      <vt:variant>
        <vt:i4>0</vt:i4>
      </vt:variant>
      <vt:variant>
        <vt:i4>5</vt:i4>
      </vt:variant>
      <vt:variant>
        <vt:lpwstr/>
      </vt:variant>
      <vt:variant>
        <vt:lpwstr>_Toc429487633</vt:lpwstr>
      </vt:variant>
      <vt:variant>
        <vt:i4>1376307</vt:i4>
      </vt:variant>
      <vt:variant>
        <vt:i4>1343</vt:i4>
      </vt:variant>
      <vt:variant>
        <vt:i4>0</vt:i4>
      </vt:variant>
      <vt:variant>
        <vt:i4>5</vt:i4>
      </vt:variant>
      <vt:variant>
        <vt:lpwstr/>
      </vt:variant>
      <vt:variant>
        <vt:lpwstr>_Toc429487632</vt:lpwstr>
      </vt:variant>
      <vt:variant>
        <vt:i4>1376307</vt:i4>
      </vt:variant>
      <vt:variant>
        <vt:i4>1337</vt:i4>
      </vt:variant>
      <vt:variant>
        <vt:i4>0</vt:i4>
      </vt:variant>
      <vt:variant>
        <vt:i4>5</vt:i4>
      </vt:variant>
      <vt:variant>
        <vt:lpwstr/>
      </vt:variant>
      <vt:variant>
        <vt:lpwstr>_Toc429487631</vt:lpwstr>
      </vt:variant>
      <vt:variant>
        <vt:i4>1376307</vt:i4>
      </vt:variant>
      <vt:variant>
        <vt:i4>1331</vt:i4>
      </vt:variant>
      <vt:variant>
        <vt:i4>0</vt:i4>
      </vt:variant>
      <vt:variant>
        <vt:i4>5</vt:i4>
      </vt:variant>
      <vt:variant>
        <vt:lpwstr/>
      </vt:variant>
      <vt:variant>
        <vt:lpwstr>_Toc429487630</vt:lpwstr>
      </vt:variant>
      <vt:variant>
        <vt:i4>1310771</vt:i4>
      </vt:variant>
      <vt:variant>
        <vt:i4>1325</vt:i4>
      </vt:variant>
      <vt:variant>
        <vt:i4>0</vt:i4>
      </vt:variant>
      <vt:variant>
        <vt:i4>5</vt:i4>
      </vt:variant>
      <vt:variant>
        <vt:lpwstr/>
      </vt:variant>
      <vt:variant>
        <vt:lpwstr>_Toc429487629</vt:lpwstr>
      </vt:variant>
      <vt:variant>
        <vt:i4>1310771</vt:i4>
      </vt:variant>
      <vt:variant>
        <vt:i4>1319</vt:i4>
      </vt:variant>
      <vt:variant>
        <vt:i4>0</vt:i4>
      </vt:variant>
      <vt:variant>
        <vt:i4>5</vt:i4>
      </vt:variant>
      <vt:variant>
        <vt:lpwstr/>
      </vt:variant>
      <vt:variant>
        <vt:lpwstr>_Toc429487628</vt:lpwstr>
      </vt:variant>
      <vt:variant>
        <vt:i4>1310771</vt:i4>
      </vt:variant>
      <vt:variant>
        <vt:i4>1313</vt:i4>
      </vt:variant>
      <vt:variant>
        <vt:i4>0</vt:i4>
      </vt:variant>
      <vt:variant>
        <vt:i4>5</vt:i4>
      </vt:variant>
      <vt:variant>
        <vt:lpwstr/>
      </vt:variant>
      <vt:variant>
        <vt:lpwstr>_Toc429487627</vt:lpwstr>
      </vt:variant>
      <vt:variant>
        <vt:i4>1310771</vt:i4>
      </vt:variant>
      <vt:variant>
        <vt:i4>1307</vt:i4>
      </vt:variant>
      <vt:variant>
        <vt:i4>0</vt:i4>
      </vt:variant>
      <vt:variant>
        <vt:i4>5</vt:i4>
      </vt:variant>
      <vt:variant>
        <vt:lpwstr/>
      </vt:variant>
      <vt:variant>
        <vt:lpwstr>_Toc429487626</vt:lpwstr>
      </vt:variant>
      <vt:variant>
        <vt:i4>1310771</vt:i4>
      </vt:variant>
      <vt:variant>
        <vt:i4>1301</vt:i4>
      </vt:variant>
      <vt:variant>
        <vt:i4>0</vt:i4>
      </vt:variant>
      <vt:variant>
        <vt:i4>5</vt:i4>
      </vt:variant>
      <vt:variant>
        <vt:lpwstr/>
      </vt:variant>
      <vt:variant>
        <vt:lpwstr>_Toc429487625</vt:lpwstr>
      </vt:variant>
      <vt:variant>
        <vt:i4>1310771</vt:i4>
      </vt:variant>
      <vt:variant>
        <vt:i4>1295</vt:i4>
      </vt:variant>
      <vt:variant>
        <vt:i4>0</vt:i4>
      </vt:variant>
      <vt:variant>
        <vt:i4>5</vt:i4>
      </vt:variant>
      <vt:variant>
        <vt:lpwstr/>
      </vt:variant>
      <vt:variant>
        <vt:lpwstr>_Toc429487624</vt:lpwstr>
      </vt:variant>
      <vt:variant>
        <vt:i4>1310771</vt:i4>
      </vt:variant>
      <vt:variant>
        <vt:i4>1289</vt:i4>
      </vt:variant>
      <vt:variant>
        <vt:i4>0</vt:i4>
      </vt:variant>
      <vt:variant>
        <vt:i4>5</vt:i4>
      </vt:variant>
      <vt:variant>
        <vt:lpwstr/>
      </vt:variant>
      <vt:variant>
        <vt:lpwstr>_Toc429487623</vt:lpwstr>
      </vt:variant>
      <vt:variant>
        <vt:i4>1310771</vt:i4>
      </vt:variant>
      <vt:variant>
        <vt:i4>1283</vt:i4>
      </vt:variant>
      <vt:variant>
        <vt:i4>0</vt:i4>
      </vt:variant>
      <vt:variant>
        <vt:i4>5</vt:i4>
      </vt:variant>
      <vt:variant>
        <vt:lpwstr/>
      </vt:variant>
      <vt:variant>
        <vt:lpwstr>_Toc429487622</vt:lpwstr>
      </vt:variant>
      <vt:variant>
        <vt:i4>1310771</vt:i4>
      </vt:variant>
      <vt:variant>
        <vt:i4>1277</vt:i4>
      </vt:variant>
      <vt:variant>
        <vt:i4>0</vt:i4>
      </vt:variant>
      <vt:variant>
        <vt:i4>5</vt:i4>
      </vt:variant>
      <vt:variant>
        <vt:lpwstr/>
      </vt:variant>
      <vt:variant>
        <vt:lpwstr>_Toc429487621</vt:lpwstr>
      </vt:variant>
      <vt:variant>
        <vt:i4>1310771</vt:i4>
      </vt:variant>
      <vt:variant>
        <vt:i4>1271</vt:i4>
      </vt:variant>
      <vt:variant>
        <vt:i4>0</vt:i4>
      </vt:variant>
      <vt:variant>
        <vt:i4>5</vt:i4>
      </vt:variant>
      <vt:variant>
        <vt:lpwstr/>
      </vt:variant>
      <vt:variant>
        <vt:lpwstr>_Toc429487620</vt:lpwstr>
      </vt:variant>
      <vt:variant>
        <vt:i4>1507379</vt:i4>
      </vt:variant>
      <vt:variant>
        <vt:i4>1265</vt:i4>
      </vt:variant>
      <vt:variant>
        <vt:i4>0</vt:i4>
      </vt:variant>
      <vt:variant>
        <vt:i4>5</vt:i4>
      </vt:variant>
      <vt:variant>
        <vt:lpwstr/>
      </vt:variant>
      <vt:variant>
        <vt:lpwstr>_Toc429487619</vt:lpwstr>
      </vt:variant>
      <vt:variant>
        <vt:i4>1507379</vt:i4>
      </vt:variant>
      <vt:variant>
        <vt:i4>1259</vt:i4>
      </vt:variant>
      <vt:variant>
        <vt:i4>0</vt:i4>
      </vt:variant>
      <vt:variant>
        <vt:i4>5</vt:i4>
      </vt:variant>
      <vt:variant>
        <vt:lpwstr/>
      </vt:variant>
      <vt:variant>
        <vt:lpwstr>_Toc429487618</vt:lpwstr>
      </vt:variant>
      <vt:variant>
        <vt:i4>1507379</vt:i4>
      </vt:variant>
      <vt:variant>
        <vt:i4>1253</vt:i4>
      </vt:variant>
      <vt:variant>
        <vt:i4>0</vt:i4>
      </vt:variant>
      <vt:variant>
        <vt:i4>5</vt:i4>
      </vt:variant>
      <vt:variant>
        <vt:lpwstr/>
      </vt:variant>
      <vt:variant>
        <vt:lpwstr>_Toc429487617</vt:lpwstr>
      </vt:variant>
      <vt:variant>
        <vt:i4>1507379</vt:i4>
      </vt:variant>
      <vt:variant>
        <vt:i4>1244</vt:i4>
      </vt:variant>
      <vt:variant>
        <vt:i4>0</vt:i4>
      </vt:variant>
      <vt:variant>
        <vt:i4>5</vt:i4>
      </vt:variant>
      <vt:variant>
        <vt:lpwstr/>
      </vt:variant>
      <vt:variant>
        <vt:lpwstr>_Toc429487616</vt:lpwstr>
      </vt:variant>
      <vt:variant>
        <vt:i4>1507379</vt:i4>
      </vt:variant>
      <vt:variant>
        <vt:i4>1238</vt:i4>
      </vt:variant>
      <vt:variant>
        <vt:i4>0</vt:i4>
      </vt:variant>
      <vt:variant>
        <vt:i4>5</vt:i4>
      </vt:variant>
      <vt:variant>
        <vt:lpwstr/>
      </vt:variant>
      <vt:variant>
        <vt:lpwstr>_Toc429487615</vt:lpwstr>
      </vt:variant>
      <vt:variant>
        <vt:i4>1507379</vt:i4>
      </vt:variant>
      <vt:variant>
        <vt:i4>1232</vt:i4>
      </vt:variant>
      <vt:variant>
        <vt:i4>0</vt:i4>
      </vt:variant>
      <vt:variant>
        <vt:i4>5</vt:i4>
      </vt:variant>
      <vt:variant>
        <vt:lpwstr/>
      </vt:variant>
      <vt:variant>
        <vt:lpwstr>_Toc429487614</vt:lpwstr>
      </vt:variant>
      <vt:variant>
        <vt:i4>1507379</vt:i4>
      </vt:variant>
      <vt:variant>
        <vt:i4>1226</vt:i4>
      </vt:variant>
      <vt:variant>
        <vt:i4>0</vt:i4>
      </vt:variant>
      <vt:variant>
        <vt:i4>5</vt:i4>
      </vt:variant>
      <vt:variant>
        <vt:lpwstr/>
      </vt:variant>
      <vt:variant>
        <vt:lpwstr>_Toc429487613</vt:lpwstr>
      </vt:variant>
      <vt:variant>
        <vt:i4>1507379</vt:i4>
      </vt:variant>
      <vt:variant>
        <vt:i4>1220</vt:i4>
      </vt:variant>
      <vt:variant>
        <vt:i4>0</vt:i4>
      </vt:variant>
      <vt:variant>
        <vt:i4>5</vt:i4>
      </vt:variant>
      <vt:variant>
        <vt:lpwstr/>
      </vt:variant>
      <vt:variant>
        <vt:lpwstr>_Toc429487612</vt:lpwstr>
      </vt:variant>
      <vt:variant>
        <vt:i4>1507379</vt:i4>
      </vt:variant>
      <vt:variant>
        <vt:i4>1214</vt:i4>
      </vt:variant>
      <vt:variant>
        <vt:i4>0</vt:i4>
      </vt:variant>
      <vt:variant>
        <vt:i4>5</vt:i4>
      </vt:variant>
      <vt:variant>
        <vt:lpwstr/>
      </vt:variant>
      <vt:variant>
        <vt:lpwstr>_Toc429487611</vt:lpwstr>
      </vt:variant>
      <vt:variant>
        <vt:i4>1507379</vt:i4>
      </vt:variant>
      <vt:variant>
        <vt:i4>1208</vt:i4>
      </vt:variant>
      <vt:variant>
        <vt:i4>0</vt:i4>
      </vt:variant>
      <vt:variant>
        <vt:i4>5</vt:i4>
      </vt:variant>
      <vt:variant>
        <vt:lpwstr/>
      </vt:variant>
      <vt:variant>
        <vt:lpwstr>_Toc429487610</vt:lpwstr>
      </vt:variant>
      <vt:variant>
        <vt:i4>1441843</vt:i4>
      </vt:variant>
      <vt:variant>
        <vt:i4>1202</vt:i4>
      </vt:variant>
      <vt:variant>
        <vt:i4>0</vt:i4>
      </vt:variant>
      <vt:variant>
        <vt:i4>5</vt:i4>
      </vt:variant>
      <vt:variant>
        <vt:lpwstr/>
      </vt:variant>
      <vt:variant>
        <vt:lpwstr>_Toc429487609</vt:lpwstr>
      </vt:variant>
      <vt:variant>
        <vt:i4>1441843</vt:i4>
      </vt:variant>
      <vt:variant>
        <vt:i4>1196</vt:i4>
      </vt:variant>
      <vt:variant>
        <vt:i4>0</vt:i4>
      </vt:variant>
      <vt:variant>
        <vt:i4>5</vt:i4>
      </vt:variant>
      <vt:variant>
        <vt:lpwstr/>
      </vt:variant>
      <vt:variant>
        <vt:lpwstr>_Toc429487608</vt:lpwstr>
      </vt:variant>
      <vt:variant>
        <vt:i4>1441843</vt:i4>
      </vt:variant>
      <vt:variant>
        <vt:i4>1190</vt:i4>
      </vt:variant>
      <vt:variant>
        <vt:i4>0</vt:i4>
      </vt:variant>
      <vt:variant>
        <vt:i4>5</vt:i4>
      </vt:variant>
      <vt:variant>
        <vt:lpwstr/>
      </vt:variant>
      <vt:variant>
        <vt:lpwstr>_Toc429487607</vt:lpwstr>
      </vt:variant>
      <vt:variant>
        <vt:i4>1441843</vt:i4>
      </vt:variant>
      <vt:variant>
        <vt:i4>1184</vt:i4>
      </vt:variant>
      <vt:variant>
        <vt:i4>0</vt:i4>
      </vt:variant>
      <vt:variant>
        <vt:i4>5</vt:i4>
      </vt:variant>
      <vt:variant>
        <vt:lpwstr/>
      </vt:variant>
      <vt:variant>
        <vt:lpwstr>_Toc429487606</vt:lpwstr>
      </vt:variant>
      <vt:variant>
        <vt:i4>1441843</vt:i4>
      </vt:variant>
      <vt:variant>
        <vt:i4>1178</vt:i4>
      </vt:variant>
      <vt:variant>
        <vt:i4>0</vt:i4>
      </vt:variant>
      <vt:variant>
        <vt:i4>5</vt:i4>
      </vt:variant>
      <vt:variant>
        <vt:lpwstr/>
      </vt:variant>
      <vt:variant>
        <vt:lpwstr>_Toc429487605</vt:lpwstr>
      </vt:variant>
      <vt:variant>
        <vt:i4>1441843</vt:i4>
      </vt:variant>
      <vt:variant>
        <vt:i4>1172</vt:i4>
      </vt:variant>
      <vt:variant>
        <vt:i4>0</vt:i4>
      </vt:variant>
      <vt:variant>
        <vt:i4>5</vt:i4>
      </vt:variant>
      <vt:variant>
        <vt:lpwstr/>
      </vt:variant>
      <vt:variant>
        <vt:lpwstr>_Toc429487604</vt:lpwstr>
      </vt:variant>
      <vt:variant>
        <vt:i4>1441843</vt:i4>
      </vt:variant>
      <vt:variant>
        <vt:i4>1166</vt:i4>
      </vt:variant>
      <vt:variant>
        <vt:i4>0</vt:i4>
      </vt:variant>
      <vt:variant>
        <vt:i4>5</vt:i4>
      </vt:variant>
      <vt:variant>
        <vt:lpwstr/>
      </vt:variant>
      <vt:variant>
        <vt:lpwstr>_Toc429487603</vt:lpwstr>
      </vt:variant>
      <vt:variant>
        <vt:i4>1441843</vt:i4>
      </vt:variant>
      <vt:variant>
        <vt:i4>1160</vt:i4>
      </vt:variant>
      <vt:variant>
        <vt:i4>0</vt:i4>
      </vt:variant>
      <vt:variant>
        <vt:i4>5</vt:i4>
      </vt:variant>
      <vt:variant>
        <vt:lpwstr/>
      </vt:variant>
      <vt:variant>
        <vt:lpwstr>_Toc429487602</vt:lpwstr>
      </vt:variant>
      <vt:variant>
        <vt:i4>1441843</vt:i4>
      </vt:variant>
      <vt:variant>
        <vt:i4>1154</vt:i4>
      </vt:variant>
      <vt:variant>
        <vt:i4>0</vt:i4>
      </vt:variant>
      <vt:variant>
        <vt:i4>5</vt:i4>
      </vt:variant>
      <vt:variant>
        <vt:lpwstr/>
      </vt:variant>
      <vt:variant>
        <vt:lpwstr>_Toc429487601</vt:lpwstr>
      </vt:variant>
      <vt:variant>
        <vt:i4>1441843</vt:i4>
      </vt:variant>
      <vt:variant>
        <vt:i4>1148</vt:i4>
      </vt:variant>
      <vt:variant>
        <vt:i4>0</vt:i4>
      </vt:variant>
      <vt:variant>
        <vt:i4>5</vt:i4>
      </vt:variant>
      <vt:variant>
        <vt:lpwstr/>
      </vt:variant>
      <vt:variant>
        <vt:lpwstr>_Toc429487600</vt:lpwstr>
      </vt:variant>
      <vt:variant>
        <vt:i4>2031664</vt:i4>
      </vt:variant>
      <vt:variant>
        <vt:i4>1142</vt:i4>
      </vt:variant>
      <vt:variant>
        <vt:i4>0</vt:i4>
      </vt:variant>
      <vt:variant>
        <vt:i4>5</vt:i4>
      </vt:variant>
      <vt:variant>
        <vt:lpwstr/>
      </vt:variant>
      <vt:variant>
        <vt:lpwstr>_Toc429487599</vt:lpwstr>
      </vt:variant>
      <vt:variant>
        <vt:i4>2031664</vt:i4>
      </vt:variant>
      <vt:variant>
        <vt:i4>1136</vt:i4>
      </vt:variant>
      <vt:variant>
        <vt:i4>0</vt:i4>
      </vt:variant>
      <vt:variant>
        <vt:i4>5</vt:i4>
      </vt:variant>
      <vt:variant>
        <vt:lpwstr/>
      </vt:variant>
      <vt:variant>
        <vt:lpwstr>_Toc429487598</vt:lpwstr>
      </vt:variant>
      <vt:variant>
        <vt:i4>2031664</vt:i4>
      </vt:variant>
      <vt:variant>
        <vt:i4>1130</vt:i4>
      </vt:variant>
      <vt:variant>
        <vt:i4>0</vt:i4>
      </vt:variant>
      <vt:variant>
        <vt:i4>5</vt:i4>
      </vt:variant>
      <vt:variant>
        <vt:lpwstr/>
      </vt:variant>
      <vt:variant>
        <vt:lpwstr>_Toc429487597</vt:lpwstr>
      </vt:variant>
      <vt:variant>
        <vt:i4>2031664</vt:i4>
      </vt:variant>
      <vt:variant>
        <vt:i4>1124</vt:i4>
      </vt:variant>
      <vt:variant>
        <vt:i4>0</vt:i4>
      </vt:variant>
      <vt:variant>
        <vt:i4>5</vt:i4>
      </vt:variant>
      <vt:variant>
        <vt:lpwstr/>
      </vt:variant>
      <vt:variant>
        <vt:lpwstr>_Toc429487596</vt:lpwstr>
      </vt:variant>
      <vt:variant>
        <vt:i4>2031664</vt:i4>
      </vt:variant>
      <vt:variant>
        <vt:i4>1118</vt:i4>
      </vt:variant>
      <vt:variant>
        <vt:i4>0</vt:i4>
      </vt:variant>
      <vt:variant>
        <vt:i4>5</vt:i4>
      </vt:variant>
      <vt:variant>
        <vt:lpwstr/>
      </vt:variant>
      <vt:variant>
        <vt:lpwstr>_Toc429487595</vt:lpwstr>
      </vt:variant>
      <vt:variant>
        <vt:i4>2031664</vt:i4>
      </vt:variant>
      <vt:variant>
        <vt:i4>1112</vt:i4>
      </vt:variant>
      <vt:variant>
        <vt:i4>0</vt:i4>
      </vt:variant>
      <vt:variant>
        <vt:i4>5</vt:i4>
      </vt:variant>
      <vt:variant>
        <vt:lpwstr/>
      </vt:variant>
      <vt:variant>
        <vt:lpwstr>_Toc429487594</vt:lpwstr>
      </vt:variant>
      <vt:variant>
        <vt:i4>2031664</vt:i4>
      </vt:variant>
      <vt:variant>
        <vt:i4>1106</vt:i4>
      </vt:variant>
      <vt:variant>
        <vt:i4>0</vt:i4>
      </vt:variant>
      <vt:variant>
        <vt:i4>5</vt:i4>
      </vt:variant>
      <vt:variant>
        <vt:lpwstr/>
      </vt:variant>
      <vt:variant>
        <vt:lpwstr>_Toc429487593</vt:lpwstr>
      </vt:variant>
      <vt:variant>
        <vt:i4>2031664</vt:i4>
      </vt:variant>
      <vt:variant>
        <vt:i4>1100</vt:i4>
      </vt:variant>
      <vt:variant>
        <vt:i4>0</vt:i4>
      </vt:variant>
      <vt:variant>
        <vt:i4>5</vt:i4>
      </vt:variant>
      <vt:variant>
        <vt:lpwstr/>
      </vt:variant>
      <vt:variant>
        <vt:lpwstr>_Toc429487592</vt:lpwstr>
      </vt:variant>
      <vt:variant>
        <vt:i4>2031664</vt:i4>
      </vt:variant>
      <vt:variant>
        <vt:i4>1094</vt:i4>
      </vt:variant>
      <vt:variant>
        <vt:i4>0</vt:i4>
      </vt:variant>
      <vt:variant>
        <vt:i4>5</vt:i4>
      </vt:variant>
      <vt:variant>
        <vt:lpwstr/>
      </vt:variant>
      <vt:variant>
        <vt:lpwstr>_Toc429487591</vt:lpwstr>
      </vt:variant>
      <vt:variant>
        <vt:i4>2031664</vt:i4>
      </vt:variant>
      <vt:variant>
        <vt:i4>1088</vt:i4>
      </vt:variant>
      <vt:variant>
        <vt:i4>0</vt:i4>
      </vt:variant>
      <vt:variant>
        <vt:i4>5</vt:i4>
      </vt:variant>
      <vt:variant>
        <vt:lpwstr/>
      </vt:variant>
      <vt:variant>
        <vt:lpwstr>_Toc429487590</vt:lpwstr>
      </vt:variant>
      <vt:variant>
        <vt:i4>1966128</vt:i4>
      </vt:variant>
      <vt:variant>
        <vt:i4>1082</vt:i4>
      </vt:variant>
      <vt:variant>
        <vt:i4>0</vt:i4>
      </vt:variant>
      <vt:variant>
        <vt:i4>5</vt:i4>
      </vt:variant>
      <vt:variant>
        <vt:lpwstr/>
      </vt:variant>
      <vt:variant>
        <vt:lpwstr>_Toc429487589</vt:lpwstr>
      </vt:variant>
      <vt:variant>
        <vt:i4>1966128</vt:i4>
      </vt:variant>
      <vt:variant>
        <vt:i4>1076</vt:i4>
      </vt:variant>
      <vt:variant>
        <vt:i4>0</vt:i4>
      </vt:variant>
      <vt:variant>
        <vt:i4>5</vt:i4>
      </vt:variant>
      <vt:variant>
        <vt:lpwstr/>
      </vt:variant>
      <vt:variant>
        <vt:lpwstr>_Toc429487588</vt:lpwstr>
      </vt:variant>
      <vt:variant>
        <vt:i4>1966128</vt:i4>
      </vt:variant>
      <vt:variant>
        <vt:i4>1070</vt:i4>
      </vt:variant>
      <vt:variant>
        <vt:i4>0</vt:i4>
      </vt:variant>
      <vt:variant>
        <vt:i4>5</vt:i4>
      </vt:variant>
      <vt:variant>
        <vt:lpwstr/>
      </vt:variant>
      <vt:variant>
        <vt:lpwstr>_Toc429487587</vt:lpwstr>
      </vt:variant>
      <vt:variant>
        <vt:i4>1966128</vt:i4>
      </vt:variant>
      <vt:variant>
        <vt:i4>1064</vt:i4>
      </vt:variant>
      <vt:variant>
        <vt:i4>0</vt:i4>
      </vt:variant>
      <vt:variant>
        <vt:i4>5</vt:i4>
      </vt:variant>
      <vt:variant>
        <vt:lpwstr/>
      </vt:variant>
      <vt:variant>
        <vt:lpwstr>_Toc429487586</vt:lpwstr>
      </vt:variant>
      <vt:variant>
        <vt:i4>1966128</vt:i4>
      </vt:variant>
      <vt:variant>
        <vt:i4>1058</vt:i4>
      </vt:variant>
      <vt:variant>
        <vt:i4>0</vt:i4>
      </vt:variant>
      <vt:variant>
        <vt:i4>5</vt:i4>
      </vt:variant>
      <vt:variant>
        <vt:lpwstr/>
      </vt:variant>
      <vt:variant>
        <vt:lpwstr>_Toc429487585</vt:lpwstr>
      </vt:variant>
      <vt:variant>
        <vt:i4>1966128</vt:i4>
      </vt:variant>
      <vt:variant>
        <vt:i4>1052</vt:i4>
      </vt:variant>
      <vt:variant>
        <vt:i4>0</vt:i4>
      </vt:variant>
      <vt:variant>
        <vt:i4>5</vt:i4>
      </vt:variant>
      <vt:variant>
        <vt:lpwstr/>
      </vt:variant>
      <vt:variant>
        <vt:lpwstr>_Toc429487584</vt:lpwstr>
      </vt:variant>
      <vt:variant>
        <vt:i4>1966128</vt:i4>
      </vt:variant>
      <vt:variant>
        <vt:i4>1046</vt:i4>
      </vt:variant>
      <vt:variant>
        <vt:i4>0</vt:i4>
      </vt:variant>
      <vt:variant>
        <vt:i4>5</vt:i4>
      </vt:variant>
      <vt:variant>
        <vt:lpwstr/>
      </vt:variant>
      <vt:variant>
        <vt:lpwstr>_Toc429487583</vt:lpwstr>
      </vt:variant>
      <vt:variant>
        <vt:i4>1966128</vt:i4>
      </vt:variant>
      <vt:variant>
        <vt:i4>1040</vt:i4>
      </vt:variant>
      <vt:variant>
        <vt:i4>0</vt:i4>
      </vt:variant>
      <vt:variant>
        <vt:i4>5</vt:i4>
      </vt:variant>
      <vt:variant>
        <vt:lpwstr/>
      </vt:variant>
      <vt:variant>
        <vt:lpwstr>_Toc429487582</vt:lpwstr>
      </vt:variant>
      <vt:variant>
        <vt:i4>1966128</vt:i4>
      </vt:variant>
      <vt:variant>
        <vt:i4>1034</vt:i4>
      </vt:variant>
      <vt:variant>
        <vt:i4>0</vt:i4>
      </vt:variant>
      <vt:variant>
        <vt:i4>5</vt:i4>
      </vt:variant>
      <vt:variant>
        <vt:lpwstr/>
      </vt:variant>
      <vt:variant>
        <vt:lpwstr>_Toc429487581</vt:lpwstr>
      </vt:variant>
      <vt:variant>
        <vt:i4>1966128</vt:i4>
      </vt:variant>
      <vt:variant>
        <vt:i4>1028</vt:i4>
      </vt:variant>
      <vt:variant>
        <vt:i4>0</vt:i4>
      </vt:variant>
      <vt:variant>
        <vt:i4>5</vt:i4>
      </vt:variant>
      <vt:variant>
        <vt:lpwstr/>
      </vt:variant>
      <vt:variant>
        <vt:lpwstr>_Toc429487580</vt:lpwstr>
      </vt:variant>
      <vt:variant>
        <vt:i4>1114160</vt:i4>
      </vt:variant>
      <vt:variant>
        <vt:i4>1022</vt:i4>
      </vt:variant>
      <vt:variant>
        <vt:i4>0</vt:i4>
      </vt:variant>
      <vt:variant>
        <vt:i4>5</vt:i4>
      </vt:variant>
      <vt:variant>
        <vt:lpwstr/>
      </vt:variant>
      <vt:variant>
        <vt:lpwstr>_Toc429487579</vt:lpwstr>
      </vt:variant>
      <vt:variant>
        <vt:i4>1114160</vt:i4>
      </vt:variant>
      <vt:variant>
        <vt:i4>1016</vt:i4>
      </vt:variant>
      <vt:variant>
        <vt:i4>0</vt:i4>
      </vt:variant>
      <vt:variant>
        <vt:i4>5</vt:i4>
      </vt:variant>
      <vt:variant>
        <vt:lpwstr/>
      </vt:variant>
      <vt:variant>
        <vt:lpwstr>_Toc429487578</vt:lpwstr>
      </vt:variant>
      <vt:variant>
        <vt:i4>1114160</vt:i4>
      </vt:variant>
      <vt:variant>
        <vt:i4>1010</vt:i4>
      </vt:variant>
      <vt:variant>
        <vt:i4>0</vt:i4>
      </vt:variant>
      <vt:variant>
        <vt:i4>5</vt:i4>
      </vt:variant>
      <vt:variant>
        <vt:lpwstr/>
      </vt:variant>
      <vt:variant>
        <vt:lpwstr>_Toc429487577</vt:lpwstr>
      </vt:variant>
      <vt:variant>
        <vt:i4>1114160</vt:i4>
      </vt:variant>
      <vt:variant>
        <vt:i4>1004</vt:i4>
      </vt:variant>
      <vt:variant>
        <vt:i4>0</vt:i4>
      </vt:variant>
      <vt:variant>
        <vt:i4>5</vt:i4>
      </vt:variant>
      <vt:variant>
        <vt:lpwstr/>
      </vt:variant>
      <vt:variant>
        <vt:lpwstr>_Toc429487576</vt:lpwstr>
      </vt:variant>
      <vt:variant>
        <vt:i4>1114160</vt:i4>
      </vt:variant>
      <vt:variant>
        <vt:i4>998</vt:i4>
      </vt:variant>
      <vt:variant>
        <vt:i4>0</vt:i4>
      </vt:variant>
      <vt:variant>
        <vt:i4>5</vt:i4>
      </vt:variant>
      <vt:variant>
        <vt:lpwstr/>
      </vt:variant>
      <vt:variant>
        <vt:lpwstr>_Toc429487575</vt:lpwstr>
      </vt:variant>
      <vt:variant>
        <vt:i4>1114160</vt:i4>
      </vt:variant>
      <vt:variant>
        <vt:i4>992</vt:i4>
      </vt:variant>
      <vt:variant>
        <vt:i4>0</vt:i4>
      </vt:variant>
      <vt:variant>
        <vt:i4>5</vt:i4>
      </vt:variant>
      <vt:variant>
        <vt:lpwstr/>
      </vt:variant>
      <vt:variant>
        <vt:lpwstr>_Toc429487574</vt:lpwstr>
      </vt:variant>
      <vt:variant>
        <vt:i4>1114160</vt:i4>
      </vt:variant>
      <vt:variant>
        <vt:i4>986</vt:i4>
      </vt:variant>
      <vt:variant>
        <vt:i4>0</vt:i4>
      </vt:variant>
      <vt:variant>
        <vt:i4>5</vt:i4>
      </vt:variant>
      <vt:variant>
        <vt:lpwstr/>
      </vt:variant>
      <vt:variant>
        <vt:lpwstr>_Toc429487573</vt:lpwstr>
      </vt:variant>
      <vt:variant>
        <vt:i4>1114160</vt:i4>
      </vt:variant>
      <vt:variant>
        <vt:i4>980</vt:i4>
      </vt:variant>
      <vt:variant>
        <vt:i4>0</vt:i4>
      </vt:variant>
      <vt:variant>
        <vt:i4>5</vt:i4>
      </vt:variant>
      <vt:variant>
        <vt:lpwstr/>
      </vt:variant>
      <vt:variant>
        <vt:lpwstr>_Toc429487572</vt:lpwstr>
      </vt:variant>
      <vt:variant>
        <vt:i4>1114160</vt:i4>
      </vt:variant>
      <vt:variant>
        <vt:i4>974</vt:i4>
      </vt:variant>
      <vt:variant>
        <vt:i4>0</vt:i4>
      </vt:variant>
      <vt:variant>
        <vt:i4>5</vt:i4>
      </vt:variant>
      <vt:variant>
        <vt:lpwstr/>
      </vt:variant>
      <vt:variant>
        <vt:lpwstr>_Toc429487571</vt:lpwstr>
      </vt:variant>
      <vt:variant>
        <vt:i4>1114160</vt:i4>
      </vt:variant>
      <vt:variant>
        <vt:i4>968</vt:i4>
      </vt:variant>
      <vt:variant>
        <vt:i4>0</vt:i4>
      </vt:variant>
      <vt:variant>
        <vt:i4>5</vt:i4>
      </vt:variant>
      <vt:variant>
        <vt:lpwstr/>
      </vt:variant>
      <vt:variant>
        <vt:lpwstr>_Toc429487570</vt:lpwstr>
      </vt:variant>
      <vt:variant>
        <vt:i4>1048624</vt:i4>
      </vt:variant>
      <vt:variant>
        <vt:i4>962</vt:i4>
      </vt:variant>
      <vt:variant>
        <vt:i4>0</vt:i4>
      </vt:variant>
      <vt:variant>
        <vt:i4>5</vt:i4>
      </vt:variant>
      <vt:variant>
        <vt:lpwstr/>
      </vt:variant>
      <vt:variant>
        <vt:lpwstr>_Toc429487569</vt:lpwstr>
      </vt:variant>
      <vt:variant>
        <vt:i4>1048624</vt:i4>
      </vt:variant>
      <vt:variant>
        <vt:i4>956</vt:i4>
      </vt:variant>
      <vt:variant>
        <vt:i4>0</vt:i4>
      </vt:variant>
      <vt:variant>
        <vt:i4>5</vt:i4>
      </vt:variant>
      <vt:variant>
        <vt:lpwstr/>
      </vt:variant>
      <vt:variant>
        <vt:lpwstr>_Toc429487568</vt:lpwstr>
      </vt:variant>
      <vt:variant>
        <vt:i4>1048624</vt:i4>
      </vt:variant>
      <vt:variant>
        <vt:i4>950</vt:i4>
      </vt:variant>
      <vt:variant>
        <vt:i4>0</vt:i4>
      </vt:variant>
      <vt:variant>
        <vt:i4>5</vt:i4>
      </vt:variant>
      <vt:variant>
        <vt:lpwstr/>
      </vt:variant>
      <vt:variant>
        <vt:lpwstr>_Toc429487567</vt:lpwstr>
      </vt:variant>
      <vt:variant>
        <vt:i4>1048624</vt:i4>
      </vt:variant>
      <vt:variant>
        <vt:i4>944</vt:i4>
      </vt:variant>
      <vt:variant>
        <vt:i4>0</vt:i4>
      </vt:variant>
      <vt:variant>
        <vt:i4>5</vt:i4>
      </vt:variant>
      <vt:variant>
        <vt:lpwstr/>
      </vt:variant>
      <vt:variant>
        <vt:lpwstr>_Toc429487566</vt:lpwstr>
      </vt:variant>
      <vt:variant>
        <vt:i4>1048624</vt:i4>
      </vt:variant>
      <vt:variant>
        <vt:i4>938</vt:i4>
      </vt:variant>
      <vt:variant>
        <vt:i4>0</vt:i4>
      </vt:variant>
      <vt:variant>
        <vt:i4>5</vt:i4>
      </vt:variant>
      <vt:variant>
        <vt:lpwstr/>
      </vt:variant>
      <vt:variant>
        <vt:lpwstr>_Toc429487565</vt:lpwstr>
      </vt:variant>
      <vt:variant>
        <vt:i4>1048624</vt:i4>
      </vt:variant>
      <vt:variant>
        <vt:i4>932</vt:i4>
      </vt:variant>
      <vt:variant>
        <vt:i4>0</vt:i4>
      </vt:variant>
      <vt:variant>
        <vt:i4>5</vt:i4>
      </vt:variant>
      <vt:variant>
        <vt:lpwstr/>
      </vt:variant>
      <vt:variant>
        <vt:lpwstr>_Toc429487564</vt:lpwstr>
      </vt:variant>
      <vt:variant>
        <vt:i4>1048624</vt:i4>
      </vt:variant>
      <vt:variant>
        <vt:i4>926</vt:i4>
      </vt:variant>
      <vt:variant>
        <vt:i4>0</vt:i4>
      </vt:variant>
      <vt:variant>
        <vt:i4>5</vt:i4>
      </vt:variant>
      <vt:variant>
        <vt:lpwstr/>
      </vt:variant>
      <vt:variant>
        <vt:lpwstr>_Toc429487563</vt:lpwstr>
      </vt:variant>
      <vt:variant>
        <vt:i4>1048624</vt:i4>
      </vt:variant>
      <vt:variant>
        <vt:i4>920</vt:i4>
      </vt:variant>
      <vt:variant>
        <vt:i4>0</vt:i4>
      </vt:variant>
      <vt:variant>
        <vt:i4>5</vt:i4>
      </vt:variant>
      <vt:variant>
        <vt:lpwstr/>
      </vt:variant>
      <vt:variant>
        <vt:lpwstr>_Toc429487562</vt:lpwstr>
      </vt:variant>
      <vt:variant>
        <vt:i4>1048624</vt:i4>
      </vt:variant>
      <vt:variant>
        <vt:i4>914</vt:i4>
      </vt:variant>
      <vt:variant>
        <vt:i4>0</vt:i4>
      </vt:variant>
      <vt:variant>
        <vt:i4>5</vt:i4>
      </vt:variant>
      <vt:variant>
        <vt:lpwstr/>
      </vt:variant>
      <vt:variant>
        <vt:lpwstr>_Toc429487561</vt:lpwstr>
      </vt:variant>
      <vt:variant>
        <vt:i4>1048624</vt:i4>
      </vt:variant>
      <vt:variant>
        <vt:i4>908</vt:i4>
      </vt:variant>
      <vt:variant>
        <vt:i4>0</vt:i4>
      </vt:variant>
      <vt:variant>
        <vt:i4>5</vt:i4>
      </vt:variant>
      <vt:variant>
        <vt:lpwstr/>
      </vt:variant>
      <vt:variant>
        <vt:lpwstr>_Toc429487560</vt:lpwstr>
      </vt:variant>
      <vt:variant>
        <vt:i4>1245232</vt:i4>
      </vt:variant>
      <vt:variant>
        <vt:i4>902</vt:i4>
      </vt:variant>
      <vt:variant>
        <vt:i4>0</vt:i4>
      </vt:variant>
      <vt:variant>
        <vt:i4>5</vt:i4>
      </vt:variant>
      <vt:variant>
        <vt:lpwstr/>
      </vt:variant>
      <vt:variant>
        <vt:lpwstr>_Toc429487559</vt:lpwstr>
      </vt:variant>
      <vt:variant>
        <vt:i4>1245232</vt:i4>
      </vt:variant>
      <vt:variant>
        <vt:i4>896</vt:i4>
      </vt:variant>
      <vt:variant>
        <vt:i4>0</vt:i4>
      </vt:variant>
      <vt:variant>
        <vt:i4>5</vt:i4>
      </vt:variant>
      <vt:variant>
        <vt:lpwstr/>
      </vt:variant>
      <vt:variant>
        <vt:lpwstr>_Toc429487558</vt:lpwstr>
      </vt:variant>
      <vt:variant>
        <vt:i4>1245232</vt:i4>
      </vt:variant>
      <vt:variant>
        <vt:i4>890</vt:i4>
      </vt:variant>
      <vt:variant>
        <vt:i4>0</vt:i4>
      </vt:variant>
      <vt:variant>
        <vt:i4>5</vt:i4>
      </vt:variant>
      <vt:variant>
        <vt:lpwstr/>
      </vt:variant>
      <vt:variant>
        <vt:lpwstr>_Toc429487557</vt:lpwstr>
      </vt:variant>
      <vt:variant>
        <vt:i4>1245232</vt:i4>
      </vt:variant>
      <vt:variant>
        <vt:i4>884</vt:i4>
      </vt:variant>
      <vt:variant>
        <vt:i4>0</vt:i4>
      </vt:variant>
      <vt:variant>
        <vt:i4>5</vt:i4>
      </vt:variant>
      <vt:variant>
        <vt:lpwstr/>
      </vt:variant>
      <vt:variant>
        <vt:lpwstr>_Toc429487556</vt:lpwstr>
      </vt:variant>
      <vt:variant>
        <vt:i4>1245232</vt:i4>
      </vt:variant>
      <vt:variant>
        <vt:i4>878</vt:i4>
      </vt:variant>
      <vt:variant>
        <vt:i4>0</vt:i4>
      </vt:variant>
      <vt:variant>
        <vt:i4>5</vt:i4>
      </vt:variant>
      <vt:variant>
        <vt:lpwstr/>
      </vt:variant>
      <vt:variant>
        <vt:lpwstr>_Toc429487555</vt:lpwstr>
      </vt:variant>
      <vt:variant>
        <vt:i4>1245232</vt:i4>
      </vt:variant>
      <vt:variant>
        <vt:i4>872</vt:i4>
      </vt:variant>
      <vt:variant>
        <vt:i4>0</vt:i4>
      </vt:variant>
      <vt:variant>
        <vt:i4>5</vt:i4>
      </vt:variant>
      <vt:variant>
        <vt:lpwstr/>
      </vt:variant>
      <vt:variant>
        <vt:lpwstr>_Toc429487554</vt:lpwstr>
      </vt:variant>
      <vt:variant>
        <vt:i4>1245232</vt:i4>
      </vt:variant>
      <vt:variant>
        <vt:i4>866</vt:i4>
      </vt:variant>
      <vt:variant>
        <vt:i4>0</vt:i4>
      </vt:variant>
      <vt:variant>
        <vt:i4>5</vt:i4>
      </vt:variant>
      <vt:variant>
        <vt:lpwstr/>
      </vt:variant>
      <vt:variant>
        <vt:lpwstr>_Toc429487553</vt:lpwstr>
      </vt:variant>
      <vt:variant>
        <vt:i4>1245232</vt:i4>
      </vt:variant>
      <vt:variant>
        <vt:i4>860</vt:i4>
      </vt:variant>
      <vt:variant>
        <vt:i4>0</vt:i4>
      </vt:variant>
      <vt:variant>
        <vt:i4>5</vt:i4>
      </vt:variant>
      <vt:variant>
        <vt:lpwstr/>
      </vt:variant>
      <vt:variant>
        <vt:lpwstr>_Toc429487552</vt:lpwstr>
      </vt:variant>
      <vt:variant>
        <vt:i4>1245232</vt:i4>
      </vt:variant>
      <vt:variant>
        <vt:i4>854</vt:i4>
      </vt:variant>
      <vt:variant>
        <vt:i4>0</vt:i4>
      </vt:variant>
      <vt:variant>
        <vt:i4>5</vt:i4>
      </vt:variant>
      <vt:variant>
        <vt:lpwstr/>
      </vt:variant>
      <vt:variant>
        <vt:lpwstr>_Toc429487551</vt:lpwstr>
      </vt:variant>
      <vt:variant>
        <vt:i4>1245232</vt:i4>
      </vt:variant>
      <vt:variant>
        <vt:i4>848</vt:i4>
      </vt:variant>
      <vt:variant>
        <vt:i4>0</vt:i4>
      </vt:variant>
      <vt:variant>
        <vt:i4>5</vt:i4>
      </vt:variant>
      <vt:variant>
        <vt:lpwstr/>
      </vt:variant>
      <vt:variant>
        <vt:lpwstr>_Toc429487550</vt:lpwstr>
      </vt:variant>
      <vt:variant>
        <vt:i4>1179696</vt:i4>
      </vt:variant>
      <vt:variant>
        <vt:i4>842</vt:i4>
      </vt:variant>
      <vt:variant>
        <vt:i4>0</vt:i4>
      </vt:variant>
      <vt:variant>
        <vt:i4>5</vt:i4>
      </vt:variant>
      <vt:variant>
        <vt:lpwstr/>
      </vt:variant>
      <vt:variant>
        <vt:lpwstr>_Toc429487549</vt:lpwstr>
      </vt:variant>
      <vt:variant>
        <vt:i4>1179696</vt:i4>
      </vt:variant>
      <vt:variant>
        <vt:i4>836</vt:i4>
      </vt:variant>
      <vt:variant>
        <vt:i4>0</vt:i4>
      </vt:variant>
      <vt:variant>
        <vt:i4>5</vt:i4>
      </vt:variant>
      <vt:variant>
        <vt:lpwstr/>
      </vt:variant>
      <vt:variant>
        <vt:lpwstr>_Toc429487548</vt:lpwstr>
      </vt:variant>
      <vt:variant>
        <vt:i4>1179696</vt:i4>
      </vt:variant>
      <vt:variant>
        <vt:i4>830</vt:i4>
      </vt:variant>
      <vt:variant>
        <vt:i4>0</vt:i4>
      </vt:variant>
      <vt:variant>
        <vt:i4>5</vt:i4>
      </vt:variant>
      <vt:variant>
        <vt:lpwstr/>
      </vt:variant>
      <vt:variant>
        <vt:lpwstr>_Toc429487547</vt:lpwstr>
      </vt:variant>
      <vt:variant>
        <vt:i4>1179696</vt:i4>
      </vt:variant>
      <vt:variant>
        <vt:i4>824</vt:i4>
      </vt:variant>
      <vt:variant>
        <vt:i4>0</vt:i4>
      </vt:variant>
      <vt:variant>
        <vt:i4>5</vt:i4>
      </vt:variant>
      <vt:variant>
        <vt:lpwstr/>
      </vt:variant>
      <vt:variant>
        <vt:lpwstr>_Toc429487546</vt:lpwstr>
      </vt:variant>
      <vt:variant>
        <vt:i4>1179696</vt:i4>
      </vt:variant>
      <vt:variant>
        <vt:i4>818</vt:i4>
      </vt:variant>
      <vt:variant>
        <vt:i4>0</vt:i4>
      </vt:variant>
      <vt:variant>
        <vt:i4>5</vt:i4>
      </vt:variant>
      <vt:variant>
        <vt:lpwstr/>
      </vt:variant>
      <vt:variant>
        <vt:lpwstr>_Toc429487545</vt:lpwstr>
      </vt:variant>
      <vt:variant>
        <vt:i4>1179696</vt:i4>
      </vt:variant>
      <vt:variant>
        <vt:i4>812</vt:i4>
      </vt:variant>
      <vt:variant>
        <vt:i4>0</vt:i4>
      </vt:variant>
      <vt:variant>
        <vt:i4>5</vt:i4>
      </vt:variant>
      <vt:variant>
        <vt:lpwstr/>
      </vt:variant>
      <vt:variant>
        <vt:lpwstr>_Toc429487544</vt:lpwstr>
      </vt:variant>
      <vt:variant>
        <vt:i4>1179696</vt:i4>
      </vt:variant>
      <vt:variant>
        <vt:i4>806</vt:i4>
      </vt:variant>
      <vt:variant>
        <vt:i4>0</vt:i4>
      </vt:variant>
      <vt:variant>
        <vt:i4>5</vt:i4>
      </vt:variant>
      <vt:variant>
        <vt:lpwstr/>
      </vt:variant>
      <vt:variant>
        <vt:lpwstr>_Toc429487543</vt:lpwstr>
      </vt:variant>
      <vt:variant>
        <vt:i4>1179696</vt:i4>
      </vt:variant>
      <vt:variant>
        <vt:i4>800</vt:i4>
      </vt:variant>
      <vt:variant>
        <vt:i4>0</vt:i4>
      </vt:variant>
      <vt:variant>
        <vt:i4>5</vt:i4>
      </vt:variant>
      <vt:variant>
        <vt:lpwstr/>
      </vt:variant>
      <vt:variant>
        <vt:lpwstr>_Toc429487542</vt:lpwstr>
      </vt:variant>
      <vt:variant>
        <vt:i4>1179696</vt:i4>
      </vt:variant>
      <vt:variant>
        <vt:i4>794</vt:i4>
      </vt:variant>
      <vt:variant>
        <vt:i4>0</vt:i4>
      </vt:variant>
      <vt:variant>
        <vt:i4>5</vt:i4>
      </vt:variant>
      <vt:variant>
        <vt:lpwstr/>
      </vt:variant>
      <vt:variant>
        <vt:lpwstr>_Toc429487541</vt:lpwstr>
      </vt:variant>
      <vt:variant>
        <vt:i4>1179696</vt:i4>
      </vt:variant>
      <vt:variant>
        <vt:i4>788</vt:i4>
      </vt:variant>
      <vt:variant>
        <vt:i4>0</vt:i4>
      </vt:variant>
      <vt:variant>
        <vt:i4>5</vt:i4>
      </vt:variant>
      <vt:variant>
        <vt:lpwstr/>
      </vt:variant>
      <vt:variant>
        <vt:lpwstr>_Toc429487540</vt:lpwstr>
      </vt:variant>
      <vt:variant>
        <vt:i4>1376304</vt:i4>
      </vt:variant>
      <vt:variant>
        <vt:i4>782</vt:i4>
      </vt:variant>
      <vt:variant>
        <vt:i4>0</vt:i4>
      </vt:variant>
      <vt:variant>
        <vt:i4>5</vt:i4>
      </vt:variant>
      <vt:variant>
        <vt:lpwstr/>
      </vt:variant>
      <vt:variant>
        <vt:lpwstr>_Toc429487539</vt:lpwstr>
      </vt:variant>
      <vt:variant>
        <vt:i4>1376304</vt:i4>
      </vt:variant>
      <vt:variant>
        <vt:i4>776</vt:i4>
      </vt:variant>
      <vt:variant>
        <vt:i4>0</vt:i4>
      </vt:variant>
      <vt:variant>
        <vt:i4>5</vt:i4>
      </vt:variant>
      <vt:variant>
        <vt:lpwstr/>
      </vt:variant>
      <vt:variant>
        <vt:lpwstr>_Toc429487538</vt:lpwstr>
      </vt:variant>
      <vt:variant>
        <vt:i4>1376304</vt:i4>
      </vt:variant>
      <vt:variant>
        <vt:i4>770</vt:i4>
      </vt:variant>
      <vt:variant>
        <vt:i4>0</vt:i4>
      </vt:variant>
      <vt:variant>
        <vt:i4>5</vt:i4>
      </vt:variant>
      <vt:variant>
        <vt:lpwstr/>
      </vt:variant>
      <vt:variant>
        <vt:lpwstr>_Toc429487537</vt:lpwstr>
      </vt:variant>
      <vt:variant>
        <vt:i4>1376304</vt:i4>
      </vt:variant>
      <vt:variant>
        <vt:i4>764</vt:i4>
      </vt:variant>
      <vt:variant>
        <vt:i4>0</vt:i4>
      </vt:variant>
      <vt:variant>
        <vt:i4>5</vt:i4>
      </vt:variant>
      <vt:variant>
        <vt:lpwstr/>
      </vt:variant>
      <vt:variant>
        <vt:lpwstr>_Toc429487536</vt:lpwstr>
      </vt:variant>
      <vt:variant>
        <vt:i4>1376304</vt:i4>
      </vt:variant>
      <vt:variant>
        <vt:i4>758</vt:i4>
      </vt:variant>
      <vt:variant>
        <vt:i4>0</vt:i4>
      </vt:variant>
      <vt:variant>
        <vt:i4>5</vt:i4>
      </vt:variant>
      <vt:variant>
        <vt:lpwstr/>
      </vt:variant>
      <vt:variant>
        <vt:lpwstr>_Toc429487535</vt:lpwstr>
      </vt:variant>
      <vt:variant>
        <vt:i4>1376304</vt:i4>
      </vt:variant>
      <vt:variant>
        <vt:i4>752</vt:i4>
      </vt:variant>
      <vt:variant>
        <vt:i4>0</vt:i4>
      </vt:variant>
      <vt:variant>
        <vt:i4>5</vt:i4>
      </vt:variant>
      <vt:variant>
        <vt:lpwstr/>
      </vt:variant>
      <vt:variant>
        <vt:lpwstr>_Toc429487534</vt:lpwstr>
      </vt:variant>
      <vt:variant>
        <vt:i4>1376304</vt:i4>
      </vt:variant>
      <vt:variant>
        <vt:i4>746</vt:i4>
      </vt:variant>
      <vt:variant>
        <vt:i4>0</vt:i4>
      </vt:variant>
      <vt:variant>
        <vt:i4>5</vt:i4>
      </vt:variant>
      <vt:variant>
        <vt:lpwstr/>
      </vt:variant>
      <vt:variant>
        <vt:lpwstr>_Toc429487533</vt:lpwstr>
      </vt:variant>
      <vt:variant>
        <vt:i4>1376304</vt:i4>
      </vt:variant>
      <vt:variant>
        <vt:i4>740</vt:i4>
      </vt:variant>
      <vt:variant>
        <vt:i4>0</vt:i4>
      </vt:variant>
      <vt:variant>
        <vt:i4>5</vt:i4>
      </vt:variant>
      <vt:variant>
        <vt:lpwstr/>
      </vt:variant>
      <vt:variant>
        <vt:lpwstr>_Toc429487532</vt:lpwstr>
      </vt:variant>
      <vt:variant>
        <vt:i4>1376304</vt:i4>
      </vt:variant>
      <vt:variant>
        <vt:i4>734</vt:i4>
      </vt:variant>
      <vt:variant>
        <vt:i4>0</vt:i4>
      </vt:variant>
      <vt:variant>
        <vt:i4>5</vt:i4>
      </vt:variant>
      <vt:variant>
        <vt:lpwstr/>
      </vt:variant>
      <vt:variant>
        <vt:lpwstr>_Toc429487531</vt:lpwstr>
      </vt:variant>
      <vt:variant>
        <vt:i4>1376304</vt:i4>
      </vt:variant>
      <vt:variant>
        <vt:i4>728</vt:i4>
      </vt:variant>
      <vt:variant>
        <vt:i4>0</vt:i4>
      </vt:variant>
      <vt:variant>
        <vt:i4>5</vt:i4>
      </vt:variant>
      <vt:variant>
        <vt:lpwstr/>
      </vt:variant>
      <vt:variant>
        <vt:lpwstr>_Toc429487530</vt:lpwstr>
      </vt:variant>
      <vt:variant>
        <vt:i4>1310768</vt:i4>
      </vt:variant>
      <vt:variant>
        <vt:i4>722</vt:i4>
      </vt:variant>
      <vt:variant>
        <vt:i4>0</vt:i4>
      </vt:variant>
      <vt:variant>
        <vt:i4>5</vt:i4>
      </vt:variant>
      <vt:variant>
        <vt:lpwstr/>
      </vt:variant>
      <vt:variant>
        <vt:lpwstr>_Toc429487529</vt:lpwstr>
      </vt:variant>
      <vt:variant>
        <vt:i4>1310768</vt:i4>
      </vt:variant>
      <vt:variant>
        <vt:i4>716</vt:i4>
      </vt:variant>
      <vt:variant>
        <vt:i4>0</vt:i4>
      </vt:variant>
      <vt:variant>
        <vt:i4>5</vt:i4>
      </vt:variant>
      <vt:variant>
        <vt:lpwstr/>
      </vt:variant>
      <vt:variant>
        <vt:lpwstr>_Toc429487528</vt:lpwstr>
      </vt:variant>
      <vt:variant>
        <vt:i4>1310768</vt:i4>
      </vt:variant>
      <vt:variant>
        <vt:i4>710</vt:i4>
      </vt:variant>
      <vt:variant>
        <vt:i4>0</vt:i4>
      </vt:variant>
      <vt:variant>
        <vt:i4>5</vt:i4>
      </vt:variant>
      <vt:variant>
        <vt:lpwstr/>
      </vt:variant>
      <vt:variant>
        <vt:lpwstr>_Toc429487527</vt:lpwstr>
      </vt:variant>
      <vt:variant>
        <vt:i4>1310768</vt:i4>
      </vt:variant>
      <vt:variant>
        <vt:i4>704</vt:i4>
      </vt:variant>
      <vt:variant>
        <vt:i4>0</vt:i4>
      </vt:variant>
      <vt:variant>
        <vt:i4>5</vt:i4>
      </vt:variant>
      <vt:variant>
        <vt:lpwstr/>
      </vt:variant>
      <vt:variant>
        <vt:lpwstr>_Toc429487526</vt:lpwstr>
      </vt:variant>
      <vt:variant>
        <vt:i4>1310768</vt:i4>
      </vt:variant>
      <vt:variant>
        <vt:i4>698</vt:i4>
      </vt:variant>
      <vt:variant>
        <vt:i4>0</vt:i4>
      </vt:variant>
      <vt:variant>
        <vt:i4>5</vt:i4>
      </vt:variant>
      <vt:variant>
        <vt:lpwstr/>
      </vt:variant>
      <vt:variant>
        <vt:lpwstr>_Toc429487525</vt:lpwstr>
      </vt:variant>
      <vt:variant>
        <vt:i4>1310768</vt:i4>
      </vt:variant>
      <vt:variant>
        <vt:i4>692</vt:i4>
      </vt:variant>
      <vt:variant>
        <vt:i4>0</vt:i4>
      </vt:variant>
      <vt:variant>
        <vt:i4>5</vt:i4>
      </vt:variant>
      <vt:variant>
        <vt:lpwstr/>
      </vt:variant>
      <vt:variant>
        <vt:lpwstr>_Toc429487524</vt:lpwstr>
      </vt:variant>
      <vt:variant>
        <vt:i4>1310768</vt:i4>
      </vt:variant>
      <vt:variant>
        <vt:i4>686</vt:i4>
      </vt:variant>
      <vt:variant>
        <vt:i4>0</vt:i4>
      </vt:variant>
      <vt:variant>
        <vt:i4>5</vt:i4>
      </vt:variant>
      <vt:variant>
        <vt:lpwstr/>
      </vt:variant>
      <vt:variant>
        <vt:lpwstr>_Toc429487523</vt:lpwstr>
      </vt:variant>
      <vt:variant>
        <vt:i4>1310768</vt:i4>
      </vt:variant>
      <vt:variant>
        <vt:i4>680</vt:i4>
      </vt:variant>
      <vt:variant>
        <vt:i4>0</vt:i4>
      </vt:variant>
      <vt:variant>
        <vt:i4>5</vt:i4>
      </vt:variant>
      <vt:variant>
        <vt:lpwstr/>
      </vt:variant>
      <vt:variant>
        <vt:lpwstr>_Toc429487522</vt:lpwstr>
      </vt:variant>
      <vt:variant>
        <vt:i4>1310768</vt:i4>
      </vt:variant>
      <vt:variant>
        <vt:i4>674</vt:i4>
      </vt:variant>
      <vt:variant>
        <vt:i4>0</vt:i4>
      </vt:variant>
      <vt:variant>
        <vt:i4>5</vt:i4>
      </vt:variant>
      <vt:variant>
        <vt:lpwstr/>
      </vt:variant>
      <vt:variant>
        <vt:lpwstr>_Toc429487521</vt:lpwstr>
      </vt:variant>
      <vt:variant>
        <vt:i4>1310768</vt:i4>
      </vt:variant>
      <vt:variant>
        <vt:i4>668</vt:i4>
      </vt:variant>
      <vt:variant>
        <vt:i4>0</vt:i4>
      </vt:variant>
      <vt:variant>
        <vt:i4>5</vt:i4>
      </vt:variant>
      <vt:variant>
        <vt:lpwstr/>
      </vt:variant>
      <vt:variant>
        <vt:lpwstr>_Toc429487520</vt:lpwstr>
      </vt:variant>
      <vt:variant>
        <vt:i4>1507376</vt:i4>
      </vt:variant>
      <vt:variant>
        <vt:i4>662</vt:i4>
      </vt:variant>
      <vt:variant>
        <vt:i4>0</vt:i4>
      </vt:variant>
      <vt:variant>
        <vt:i4>5</vt:i4>
      </vt:variant>
      <vt:variant>
        <vt:lpwstr/>
      </vt:variant>
      <vt:variant>
        <vt:lpwstr>_Toc429487519</vt:lpwstr>
      </vt:variant>
      <vt:variant>
        <vt:i4>1507376</vt:i4>
      </vt:variant>
      <vt:variant>
        <vt:i4>656</vt:i4>
      </vt:variant>
      <vt:variant>
        <vt:i4>0</vt:i4>
      </vt:variant>
      <vt:variant>
        <vt:i4>5</vt:i4>
      </vt:variant>
      <vt:variant>
        <vt:lpwstr/>
      </vt:variant>
      <vt:variant>
        <vt:lpwstr>_Toc429487518</vt:lpwstr>
      </vt:variant>
      <vt:variant>
        <vt:i4>1507376</vt:i4>
      </vt:variant>
      <vt:variant>
        <vt:i4>650</vt:i4>
      </vt:variant>
      <vt:variant>
        <vt:i4>0</vt:i4>
      </vt:variant>
      <vt:variant>
        <vt:i4>5</vt:i4>
      </vt:variant>
      <vt:variant>
        <vt:lpwstr/>
      </vt:variant>
      <vt:variant>
        <vt:lpwstr>_Toc429487517</vt:lpwstr>
      </vt:variant>
      <vt:variant>
        <vt:i4>1507376</vt:i4>
      </vt:variant>
      <vt:variant>
        <vt:i4>644</vt:i4>
      </vt:variant>
      <vt:variant>
        <vt:i4>0</vt:i4>
      </vt:variant>
      <vt:variant>
        <vt:i4>5</vt:i4>
      </vt:variant>
      <vt:variant>
        <vt:lpwstr/>
      </vt:variant>
      <vt:variant>
        <vt:lpwstr>_Toc429487516</vt:lpwstr>
      </vt:variant>
      <vt:variant>
        <vt:i4>1507376</vt:i4>
      </vt:variant>
      <vt:variant>
        <vt:i4>638</vt:i4>
      </vt:variant>
      <vt:variant>
        <vt:i4>0</vt:i4>
      </vt:variant>
      <vt:variant>
        <vt:i4>5</vt:i4>
      </vt:variant>
      <vt:variant>
        <vt:lpwstr/>
      </vt:variant>
      <vt:variant>
        <vt:lpwstr>_Toc429487515</vt:lpwstr>
      </vt:variant>
      <vt:variant>
        <vt:i4>1507376</vt:i4>
      </vt:variant>
      <vt:variant>
        <vt:i4>632</vt:i4>
      </vt:variant>
      <vt:variant>
        <vt:i4>0</vt:i4>
      </vt:variant>
      <vt:variant>
        <vt:i4>5</vt:i4>
      </vt:variant>
      <vt:variant>
        <vt:lpwstr/>
      </vt:variant>
      <vt:variant>
        <vt:lpwstr>_Toc429487514</vt:lpwstr>
      </vt:variant>
      <vt:variant>
        <vt:i4>1507376</vt:i4>
      </vt:variant>
      <vt:variant>
        <vt:i4>626</vt:i4>
      </vt:variant>
      <vt:variant>
        <vt:i4>0</vt:i4>
      </vt:variant>
      <vt:variant>
        <vt:i4>5</vt:i4>
      </vt:variant>
      <vt:variant>
        <vt:lpwstr/>
      </vt:variant>
      <vt:variant>
        <vt:lpwstr>_Toc429487513</vt:lpwstr>
      </vt:variant>
      <vt:variant>
        <vt:i4>1507376</vt:i4>
      </vt:variant>
      <vt:variant>
        <vt:i4>620</vt:i4>
      </vt:variant>
      <vt:variant>
        <vt:i4>0</vt:i4>
      </vt:variant>
      <vt:variant>
        <vt:i4>5</vt:i4>
      </vt:variant>
      <vt:variant>
        <vt:lpwstr/>
      </vt:variant>
      <vt:variant>
        <vt:lpwstr>_Toc429487512</vt:lpwstr>
      </vt:variant>
      <vt:variant>
        <vt:i4>1507376</vt:i4>
      </vt:variant>
      <vt:variant>
        <vt:i4>611</vt:i4>
      </vt:variant>
      <vt:variant>
        <vt:i4>0</vt:i4>
      </vt:variant>
      <vt:variant>
        <vt:i4>5</vt:i4>
      </vt:variant>
      <vt:variant>
        <vt:lpwstr/>
      </vt:variant>
      <vt:variant>
        <vt:lpwstr>_Toc429487511</vt:lpwstr>
      </vt:variant>
      <vt:variant>
        <vt:i4>1507376</vt:i4>
      </vt:variant>
      <vt:variant>
        <vt:i4>605</vt:i4>
      </vt:variant>
      <vt:variant>
        <vt:i4>0</vt:i4>
      </vt:variant>
      <vt:variant>
        <vt:i4>5</vt:i4>
      </vt:variant>
      <vt:variant>
        <vt:lpwstr/>
      </vt:variant>
      <vt:variant>
        <vt:lpwstr>_Toc429487510</vt:lpwstr>
      </vt:variant>
      <vt:variant>
        <vt:i4>1441840</vt:i4>
      </vt:variant>
      <vt:variant>
        <vt:i4>599</vt:i4>
      </vt:variant>
      <vt:variant>
        <vt:i4>0</vt:i4>
      </vt:variant>
      <vt:variant>
        <vt:i4>5</vt:i4>
      </vt:variant>
      <vt:variant>
        <vt:lpwstr/>
      </vt:variant>
      <vt:variant>
        <vt:lpwstr>_Toc429487509</vt:lpwstr>
      </vt:variant>
      <vt:variant>
        <vt:i4>1441840</vt:i4>
      </vt:variant>
      <vt:variant>
        <vt:i4>593</vt:i4>
      </vt:variant>
      <vt:variant>
        <vt:i4>0</vt:i4>
      </vt:variant>
      <vt:variant>
        <vt:i4>5</vt:i4>
      </vt:variant>
      <vt:variant>
        <vt:lpwstr/>
      </vt:variant>
      <vt:variant>
        <vt:lpwstr>_Toc429487508</vt:lpwstr>
      </vt:variant>
      <vt:variant>
        <vt:i4>1441840</vt:i4>
      </vt:variant>
      <vt:variant>
        <vt:i4>587</vt:i4>
      </vt:variant>
      <vt:variant>
        <vt:i4>0</vt:i4>
      </vt:variant>
      <vt:variant>
        <vt:i4>5</vt:i4>
      </vt:variant>
      <vt:variant>
        <vt:lpwstr/>
      </vt:variant>
      <vt:variant>
        <vt:lpwstr>_Toc429487507</vt:lpwstr>
      </vt:variant>
      <vt:variant>
        <vt:i4>1441840</vt:i4>
      </vt:variant>
      <vt:variant>
        <vt:i4>581</vt:i4>
      </vt:variant>
      <vt:variant>
        <vt:i4>0</vt:i4>
      </vt:variant>
      <vt:variant>
        <vt:i4>5</vt:i4>
      </vt:variant>
      <vt:variant>
        <vt:lpwstr/>
      </vt:variant>
      <vt:variant>
        <vt:lpwstr>_Toc429487506</vt:lpwstr>
      </vt:variant>
      <vt:variant>
        <vt:i4>1441840</vt:i4>
      </vt:variant>
      <vt:variant>
        <vt:i4>575</vt:i4>
      </vt:variant>
      <vt:variant>
        <vt:i4>0</vt:i4>
      </vt:variant>
      <vt:variant>
        <vt:i4>5</vt:i4>
      </vt:variant>
      <vt:variant>
        <vt:lpwstr/>
      </vt:variant>
      <vt:variant>
        <vt:lpwstr>_Toc429487505</vt:lpwstr>
      </vt:variant>
      <vt:variant>
        <vt:i4>1441840</vt:i4>
      </vt:variant>
      <vt:variant>
        <vt:i4>569</vt:i4>
      </vt:variant>
      <vt:variant>
        <vt:i4>0</vt:i4>
      </vt:variant>
      <vt:variant>
        <vt:i4>5</vt:i4>
      </vt:variant>
      <vt:variant>
        <vt:lpwstr/>
      </vt:variant>
      <vt:variant>
        <vt:lpwstr>_Toc429487504</vt:lpwstr>
      </vt:variant>
      <vt:variant>
        <vt:i4>1441840</vt:i4>
      </vt:variant>
      <vt:variant>
        <vt:i4>563</vt:i4>
      </vt:variant>
      <vt:variant>
        <vt:i4>0</vt:i4>
      </vt:variant>
      <vt:variant>
        <vt:i4>5</vt:i4>
      </vt:variant>
      <vt:variant>
        <vt:lpwstr/>
      </vt:variant>
      <vt:variant>
        <vt:lpwstr>_Toc429487503</vt:lpwstr>
      </vt:variant>
      <vt:variant>
        <vt:i4>1441840</vt:i4>
      </vt:variant>
      <vt:variant>
        <vt:i4>557</vt:i4>
      </vt:variant>
      <vt:variant>
        <vt:i4>0</vt:i4>
      </vt:variant>
      <vt:variant>
        <vt:i4>5</vt:i4>
      </vt:variant>
      <vt:variant>
        <vt:lpwstr/>
      </vt:variant>
      <vt:variant>
        <vt:lpwstr>_Toc429487502</vt:lpwstr>
      </vt:variant>
      <vt:variant>
        <vt:i4>1441840</vt:i4>
      </vt:variant>
      <vt:variant>
        <vt:i4>551</vt:i4>
      </vt:variant>
      <vt:variant>
        <vt:i4>0</vt:i4>
      </vt:variant>
      <vt:variant>
        <vt:i4>5</vt:i4>
      </vt:variant>
      <vt:variant>
        <vt:lpwstr/>
      </vt:variant>
      <vt:variant>
        <vt:lpwstr>_Toc429487501</vt:lpwstr>
      </vt:variant>
      <vt:variant>
        <vt:i4>1441840</vt:i4>
      </vt:variant>
      <vt:variant>
        <vt:i4>545</vt:i4>
      </vt:variant>
      <vt:variant>
        <vt:i4>0</vt:i4>
      </vt:variant>
      <vt:variant>
        <vt:i4>5</vt:i4>
      </vt:variant>
      <vt:variant>
        <vt:lpwstr/>
      </vt:variant>
      <vt:variant>
        <vt:lpwstr>_Toc429487500</vt:lpwstr>
      </vt:variant>
      <vt:variant>
        <vt:i4>2031665</vt:i4>
      </vt:variant>
      <vt:variant>
        <vt:i4>539</vt:i4>
      </vt:variant>
      <vt:variant>
        <vt:i4>0</vt:i4>
      </vt:variant>
      <vt:variant>
        <vt:i4>5</vt:i4>
      </vt:variant>
      <vt:variant>
        <vt:lpwstr/>
      </vt:variant>
      <vt:variant>
        <vt:lpwstr>_Toc429487499</vt:lpwstr>
      </vt:variant>
      <vt:variant>
        <vt:i4>2031665</vt:i4>
      </vt:variant>
      <vt:variant>
        <vt:i4>533</vt:i4>
      </vt:variant>
      <vt:variant>
        <vt:i4>0</vt:i4>
      </vt:variant>
      <vt:variant>
        <vt:i4>5</vt:i4>
      </vt:variant>
      <vt:variant>
        <vt:lpwstr/>
      </vt:variant>
      <vt:variant>
        <vt:lpwstr>_Toc429487498</vt:lpwstr>
      </vt:variant>
      <vt:variant>
        <vt:i4>2031665</vt:i4>
      </vt:variant>
      <vt:variant>
        <vt:i4>527</vt:i4>
      </vt:variant>
      <vt:variant>
        <vt:i4>0</vt:i4>
      </vt:variant>
      <vt:variant>
        <vt:i4>5</vt:i4>
      </vt:variant>
      <vt:variant>
        <vt:lpwstr/>
      </vt:variant>
      <vt:variant>
        <vt:lpwstr>_Toc429487497</vt:lpwstr>
      </vt:variant>
      <vt:variant>
        <vt:i4>2031665</vt:i4>
      </vt:variant>
      <vt:variant>
        <vt:i4>521</vt:i4>
      </vt:variant>
      <vt:variant>
        <vt:i4>0</vt:i4>
      </vt:variant>
      <vt:variant>
        <vt:i4>5</vt:i4>
      </vt:variant>
      <vt:variant>
        <vt:lpwstr/>
      </vt:variant>
      <vt:variant>
        <vt:lpwstr>_Toc429487496</vt:lpwstr>
      </vt:variant>
      <vt:variant>
        <vt:i4>2031665</vt:i4>
      </vt:variant>
      <vt:variant>
        <vt:i4>515</vt:i4>
      </vt:variant>
      <vt:variant>
        <vt:i4>0</vt:i4>
      </vt:variant>
      <vt:variant>
        <vt:i4>5</vt:i4>
      </vt:variant>
      <vt:variant>
        <vt:lpwstr/>
      </vt:variant>
      <vt:variant>
        <vt:lpwstr>_Toc429487495</vt:lpwstr>
      </vt:variant>
      <vt:variant>
        <vt:i4>2031665</vt:i4>
      </vt:variant>
      <vt:variant>
        <vt:i4>509</vt:i4>
      </vt:variant>
      <vt:variant>
        <vt:i4>0</vt:i4>
      </vt:variant>
      <vt:variant>
        <vt:i4>5</vt:i4>
      </vt:variant>
      <vt:variant>
        <vt:lpwstr/>
      </vt:variant>
      <vt:variant>
        <vt:lpwstr>_Toc429487494</vt:lpwstr>
      </vt:variant>
      <vt:variant>
        <vt:i4>2031665</vt:i4>
      </vt:variant>
      <vt:variant>
        <vt:i4>503</vt:i4>
      </vt:variant>
      <vt:variant>
        <vt:i4>0</vt:i4>
      </vt:variant>
      <vt:variant>
        <vt:i4>5</vt:i4>
      </vt:variant>
      <vt:variant>
        <vt:lpwstr/>
      </vt:variant>
      <vt:variant>
        <vt:lpwstr>_Toc429487493</vt:lpwstr>
      </vt:variant>
      <vt:variant>
        <vt:i4>2031665</vt:i4>
      </vt:variant>
      <vt:variant>
        <vt:i4>497</vt:i4>
      </vt:variant>
      <vt:variant>
        <vt:i4>0</vt:i4>
      </vt:variant>
      <vt:variant>
        <vt:i4>5</vt:i4>
      </vt:variant>
      <vt:variant>
        <vt:lpwstr/>
      </vt:variant>
      <vt:variant>
        <vt:lpwstr>_Toc429487492</vt:lpwstr>
      </vt:variant>
      <vt:variant>
        <vt:i4>2031665</vt:i4>
      </vt:variant>
      <vt:variant>
        <vt:i4>491</vt:i4>
      </vt:variant>
      <vt:variant>
        <vt:i4>0</vt:i4>
      </vt:variant>
      <vt:variant>
        <vt:i4>5</vt:i4>
      </vt:variant>
      <vt:variant>
        <vt:lpwstr/>
      </vt:variant>
      <vt:variant>
        <vt:lpwstr>_Toc429487491</vt:lpwstr>
      </vt:variant>
      <vt:variant>
        <vt:i4>2031665</vt:i4>
      </vt:variant>
      <vt:variant>
        <vt:i4>485</vt:i4>
      </vt:variant>
      <vt:variant>
        <vt:i4>0</vt:i4>
      </vt:variant>
      <vt:variant>
        <vt:i4>5</vt:i4>
      </vt:variant>
      <vt:variant>
        <vt:lpwstr/>
      </vt:variant>
      <vt:variant>
        <vt:lpwstr>_Toc429487490</vt:lpwstr>
      </vt:variant>
      <vt:variant>
        <vt:i4>1966129</vt:i4>
      </vt:variant>
      <vt:variant>
        <vt:i4>479</vt:i4>
      </vt:variant>
      <vt:variant>
        <vt:i4>0</vt:i4>
      </vt:variant>
      <vt:variant>
        <vt:i4>5</vt:i4>
      </vt:variant>
      <vt:variant>
        <vt:lpwstr/>
      </vt:variant>
      <vt:variant>
        <vt:lpwstr>_Toc429487489</vt:lpwstr>
      </vt:variant>
      <vt:variant>
        <vt:i4>1966129</vt:i4>
      </vt:variant>
      <vt:variant>
        <vt:i4>473</vt:i4>
      </vt:variant>
      <vt:variant>
        <vt:i4>0</vt:i4>
      </vt:variant>
      <vt:variant>
        <vt:i4>5</vt:i4>
      </vt:variant>
      <vt:variant>
        <vt:lpwstr/>
      </vt:variant>
      <vt:variant>
        <vt:lpwstr>_Toc429487488</vt:lpwstr>
      </vt:variant>
      <vt:variant>
        <vt:i4>1966129</vt:i4>
      </vt:variant>
      <vt:variant>
        <vt:i4>467</vt:i4>
      </vt:variant>
      <vt:variant>
        <vt:i4>0</vt:i4>
      </vt:variant>
      <vt:variant>
        <vt:i4>5</vt:i4>
      </vt:variant>
      <vt:variant>
        <vt:lpwstr/>
      </vt:variant>
      <vt:variant>
        <vt:lpwstr>_Toc429487487</vt:lpwstr>
      </vt:variant>
      <vt:variant>
        <vt:i4>1966129</vt:i4>
      </vt:variant>
      <vt:variant>
        <vt:i4>461</vt:i4>
      </vt:variant>
      <vt:variant>
        <vt:i4>0</vt:i4>
      </vt:variant>
      <vt:variant>
        <vt:i4>5</vt:i4>
      </vt:variant>
      <vt:variant>
        <vt:lpwstr/>
      </vt:variant>
      <vt:variant>
        <vt:lpwstr>_Toc429487486</vt:lpwstr>
      </vt:variant>
      <vt:variant>
        <vt:i4>1966129</vt:i4>
      </vt:variant>
      <vt:variant>
        <vt:i4>455</vt:i4>
      </vt:variant>
      <vt:variant>
        <vt:i4>0</vt:i4>
      </vt:variant>
      <vt:variant>
        <vt:i4>5</vt:i4>
      </vt:variant>
      <vt:variant>
        <vt:lpwstr/>
      </vt:variant>
      <vt:variant>
        <vt:lpwstr>_Toc429487485</vt:lpwstr>
      </vt:variant>
      <vt:variant>
        <vt:i4>1966129</vt:i4>
      </vt:variant>
      <vt:variant>
        <vt:i4>449</vt:i4>
      </vt:variant>
      <vt:variant>
        <vt:i4>0</vt:i4>
      </vt:variant>
      <vt:variant>
        <vt:i4>5</vt:i4>
      </vt:variant>
      <vt:variant>
        <vt:lpwstr/>
      </vt:variant>
      <vt:variant>
        <vt:lpwstr>_Toc429487484</vt:lpwstr>
      </vt:variant>
      <vt:variant>
        <vt:i4>1966129</vt:i4>
      </vt:variant>
      <vt:variant>
        <vt:i4>443</vt:i4>
      </vt:variant>
      <vt:variant>
        <vt:i4>0</vt:i4>
      </vt:variant>
      <vt:variant>
        <vt:i4>5</vt:i4>
      </vt:variant>
      <vt:variant>
        <vt:lpwstr/>
      </vt:variant>
      <vt:variant>
        <vt:lpwstr>_Toc429487483</vt:lpwstr>
      </vt:variant>
      <vt:variant>
        <vt:i4>1966129</vt:i4>
      </vt:variant>
      <vt:variant>
        <vt:i4>437</vt:i4>
      </vt:variant>
      <vt:variant>
        <vt:i4>0</vt:i4>
      </vt:variant>
      <vt:variant>
        <vt:i4>5</vt:i4>
      </vt:variant>
      <vt:variant>
        <vt:lpwstr/>
      </vt:variant>
      <vt:variant>
        <vt:lpwstr>_Toc429487482</vt:lpwstr>
      </vt:variant>
      <vt:variant>
        <vt:i4>1966129</vt:i4>
      </vt:variant>
      <vt:variant>
        <vt:i4>431</vt:i4>
      </vt:variant>
      <vt:variant>
        <vt:i4>0</vt:i4>
      </vt:variant>
      <vt:variant>
        <vt:i4>5</vt:i4>
      </vt:variant>
      <vt:variant>
        <vt:lpwstr/>
      </vt:variant>
      <vt:variant>
        <vt:lpwstr>_Toc429487481</vt:lpwstr>
      </vt:variant>
      <vt:variant>
        <vt:i4>1966129</vt:i4>
      </vt:variant>
      <vt:variant>
        <vt:i4>425</vt:i4>
      </vt:variant>
      <vt:variant>
        <vt:i4>0</vt:i4>
      </vt:variant>
      <vt:variant>
        <vt:i4>5</vt:i4>
      </vt:variant>
      <vt:variant>
        <vt:lpwstr/>
      </vt:variant>
      <vt:variant>
        <vt:lpwstr>_Toc429487480</vt:lpwstr>
      </vt:variant>
      <vt:variant>
        <vt:i4>1114161</vt:i4>
      </vt:variant>
      <vt:variant>
        <vt:i4>419</vt:i4>
      </vt:variant>
      <vt:variant>
        <vt:i4>0</vt:i4>
      </vt:variant>
      <vt:variant>
        <vt:i4>5</vt:i4>
      </vt:variant>
      <vt:variant>
        <vt:lpwstr/>
      </vt:variant>
      <vt:variant>
        <vt:lpwstr>_Toc429487479</vt:lpwstr>
      </vt:variant>
      <vt:variant>
        <vt:i4>1114161</vt:i4>
      </vt:variant>
      <vt:variant>
        <vt:i4>413</vt:i4>
      </vt:variant>
      <vt:variant>
        <vt:i4>0</vt:i4>
      </vt:variant>
      <vt:variant>
        <vt:i4>5</vt:i4>
      </vt:variant>
      <vt:variant>
        <vt:lpwstr/>
      </vt:variant>
      <vt:variant>
        <vt:lpwstr>_Toc429487478</vt:lpwstr>
      </vt:variant>
      <vt:variant>
        <vt:i4>1114161</vt:i4>
      </vt:variant>
      <vt:variant>
        <vt:i4>407</vt:i4>
      </vt:variant>
      <vt:variant>
        <vt:i4>0</vt:i4>
      </vt:variant>
      <vt:variant>
        <vt:i4>5</vt:i4>
      </vt:variant>
      <vt:variant>
        <vt:lpwstr/>
      </vt:variant>
      <vt:variant>
        <vt:lpwstr>_Toc429487477</vt:lpwstr>
      </vt:variant>
      <vt:variant>
        <vt:i4>1114161</vt:i4>
      </vt:variant>
      <vt:variant>
        <vt:i4>401</vt:i4>
      </vt:variant>
      <vt:variant>
        <vt:i4>0</vt:i4>
      </vt:variant>
      <vt:variant>
        <vt:i4>5</vt:i4>
      </vt:variant>
      <vt:variant>
        <vt:lpwstr/>
      </vt:variant>
      <vt:variant>
        <vt:lpwstr>_Toc429487476</vt:lpwstr>
      </vt:variant>
      <vt:variant>
        <vt:i4>1114161</vt:i4>
      </vt:variant>
      <vt:variant>
        <vt:i4>395</vt:i4>
      </vt:variant>
      <vt:variant>
        <vt:i4>0</vt:i4>
      </vt:variant>
      <vt:variant>
        <vt:i4>5</vt:i4>
      </vt:variant>
      <vt:variant>
        <vt:lpwstr/>
      </vt:variant>
      <vt:variant>
        <vt:lpwstr>_Toc429487475</vt:lpwstr>
      </vt:variant>
      <vt:variant>
        <vt:i4>1114161</vt:i4>
      </vt:variant>
      <vt:variant>
        <vt:i4>389</vt:i4>
      </vt:variant>
      <vt:variant>
        <vt:i4>0</vt:i4>
      </vt:variant>
      <vt:variant>
        <vt:i4>5</vt:i4>
      </vt:variant>
      <vt:variant>
        <vt:lpwstr/>
      </vt:variant>
      <vt:variant>
        <vt:lpwstr>_Toc429487474</vt:lpwstr>
      </vt:variant>
      <vt:variant>
        <vt:i4>1114161</vt:i4>
      </vt:variant>
      <vt:variant>
        <vt:i4>383</vt:i4>
      </vt:variant>
      <vt:variant>
        <vt:i4>0</vt:i4>
      </vt:variant>
      <vt:variant>
        <vt:i4>5</vt:i4>
      </vt:variant>
      <vt:variant>
        <vt:lpwstr/>
      </vt:variant>
      <vt:variant>
        <vt:lpwstr>_Toc429487473</vt:lpwstr>
      </vt:variant>
      <vt:variant>
        <vt:i4>1114161</vt:i4>
      </vt:variant>
      <vt:variant>
        <vt:i4>377</vt:i4>
      </vt:variant>
      <vt:variant>
        <vt:i4>0</vt:i4>
      </vt:variant>
      <vt:variant>
        <vt:i4>5</vt:i4>
      </vt:variant>
      <vt:variant>
        <vt:lpwstr/>
      </vt:variant>
      <vt:variant>
        <vt:lpwstr>_Toc429487472</vt:lpwstr>
      </vt:variant>
      <vt:variant>
        <vt:i4>1114161</vt:i4>
      </vt:variant>
      <vt:variant>
        <vt:i4>371</vt:i4>
      </vt:variant>
      <vt:variant>
        <vt:i4>0</vt:i4>
      </vt:variant>
      <vt:variant>
        <vt:i4>5</vt:i4>
      </vt:variant>
      <vt:variant>
        <vt:lpwstr/>
      </vt:variant>
      <vt:variant>
        <vt:lpwstr>_Toc429487471</vt:lpwstr>
      </vt:variant>
      <vt:variant>
        <vt:i4>1114161</vt:i4>
      </vt:variant>
      <vt:variant>
        <vt:i4>365</vt:i4>
      </vt:variant>
      <vt:variant>
        <vt:i4>0</vt:i4>
      </vt:variant>
      <vt:variant>
        <vt:i4>5</vt:i4>
      </vt:variant>
      <vt:variant>
        <vt:lpwstr/>
      </vt:variant>
      <vt:variant>
        <vt:lpwstr>_Toc429487470</vt:lpwstr>
      </vt:variant>
      <vt:variant>
        <vt:i4>1048625</vt:i4>
      </vt:variant>
      <vt:variant>
        <vt:i4>359</vt:i4>
      </vt:variant>
      <vt:variant>
        <vt:i4>0</vt:i4>
      </vt:variant>
      <vt:variant>
        <vt:i4>5</vt:i4>
      </vt:variant>
      <vt:variant>
        <vt:lpwstr/>
      </vt:variant>
      <vt:variant>
        <vt:lpwstr>_Toc429487469</vt:lpwstr>
      </vt:variant>
      <vt:variant>
        <vt:i4>1048625</vt:i4>
      </vt:variant>
      <vt:variant>
        <vt:i4>353</vt:i4>
      </vt:variant>
      <vt:variant>
        <vt:i4>0</vt:i4>
      </vt:variant>
      <vt:variant>
        <vt:i4>5</vt:i4>
      </vt:variant>
      <vt:variant>
        <vt:lpwstr/>
      </vt:variant>
      <vt:variant>
        <vt:lpwstr>_Toc429487468</vt:lpwstr>
      </vt:variant>
      <vt:variant>
        <vt:i4>1048625</vt:i4>
      </vt:variant>
      <vt:variant>
        <vt:i4>347</vt:i4>
      </vt:variant>
      <vt:variant>
        <vt:i4>0</vt:i4>
      </vt:variant>
      <vt:variant>
        <vt:i4>5</vt:i4>
      </vt:variant>
      <vt:variant>
        <vt:lpwstr/>
      </vt:variant>
      <vt:variant>
        <vt:lpwstr>_Toc429487467</vt:lpwstr>
      </vt:variant>
      <vt:variant>
        <vt:i4>1048625</vt:i4>
      </vt:variant>
      <vt:variant>
        <vt:i4>341</vt:i4>
      </vt:variant>
      <vt:variant>
        <vt:i4>0</vt:i4>
      </vt:variant>
      <vt:variant>
        <vt:i4>5</vt:i4>
      </vt:variant>
      <vt:variant>
        <vt:lpwstr/>
      </vt:variant>
      <vt:variant>
        <vt:lpwstr>_Toc429487466</vt:lpwstr>
      </vt:variant>
      <vt:variant>
        <vt:i4>1048625</vt:i4>
      </vt:variant>
      <vt:variant>
        <vt:i4>335</vt:i4>
      </vt:variant>
      <vt:variant>
        <vt:i4>0</vt:i4>
      </vt:variant>
      <vt:variant>
        <vt:i4>5</vt:i4>
      </vt:variant>
      <vt:variant>
        <vt:lpwstr/>
      </vt:variant>
      <vt:variant>
        <vt:lpwstr>_Toc429487465</vt:lpwstr>
      </vt:variant>
      <vt:variant>
        <vt:i4>1048625</vt:i4>
      </vt:variant>
      <vt:variant>
        <vt:i4>329</vt:i4>
      </vt:variant>
      <vt:variant>
        <vt:i4>0</vt:i4>
      </vt:variant>
      <vt:variant>
        <vt:i4>5</vt:i4>
      </vt:variant>
      <vt:variant>
        <vt:lpwstr/>
      </vt:variant>
      <vt:variant>
        <vt:lpwstr>_Toc429487464</vt:lpwstr>
      </vt:variant>
      <vt:variant>
        <vt:i4>1048625</vt:i4>
      </vt:variant>
      <vt:variant>
        <vt:i4>323</vt:i4>
      </vt:variant>
      <vt:variant>
        <vt:i4>0</vt:i4>
      </vt:variant>
      <vt:variant>
        <vt:i4>5</vt:i4>
      </vt:variant>
      <vt:variant>
        <vt:lpwstr/>
      </vt:variant>
      <vt:variant>
        <vt:lpwstr>_Toc429487463</vt:lpwstr>
      </vt:variant>
      <vt:variant>
        <vt:i4>1048625</vt:i4>
      </vt:variant>
      <vt:variant>
        <vt:i4>317</vt:i4>
      </vt:variant>
      <vt:variant>
        <vt:i4>0</vt:i4>
      </vt:variant>
      <vt:variant>
        <vt:i4>5</vt:i4>
      </vt:variant>
      <vt:variant>
        <vt:lpwstr/>
      </vt:variant>
      <vt:variant>
        <vt:lpwstr>_Toc429487462</vt:lpwstr>
      </vt:variant>
      <vt:variant>
        <vt:i4>1048625</vt:i4>
      </vt:variant>
      <vt:variant>
        <vt:i4>311</vt:i4>
      </vt:variant>
      <vt:variant>
        <vt:i4>0</vt:i4>
      </vt:variant>
      <vt:variant>
        <vt:i4>5</vt:i4>
      </vt:variant>
      <vt:variant>
        <vt:lpwstr/>
      </vt:variant>
      <vt:variant>
        <vt:lpwstr>_Toc429487461</vt:lpwstr>
      </vt:variant>
      <vt:variant>
        <vt:i4>1048625</vt:i4>
      </vt:variant>
      <vt:variant>
        <vt:i4>305</vt:i4>
      </vt:variant>
      <vt:variant>
        <vt:i4>0</vt:i4>
      </vt:variant>
      <vt:variant>
        <vt:i4>5</vt:i4>
      </vt:variant>
      <vt:variant>
        <vt:lpwstr/>
      </vt:variant>
      <vt:variant>
        <vt:lpwstr>_Toc429487460</vt:lpwstr>
      </vt:variant>
      <vt:variant>
        <vt:i4>1245233</vt:i4>
      </vt:variant>
      <vt:variant>
        <vt:i4>299</vt:i4>
      </vt:variant>
      <vt:variant>
        <vt:i4>0</vt:i4>
      </vt:variant>
      <vt:variant>
        <vt:i4>5</vt:i4>
      </vt:variant>
      <vt:variant>
        <vt:lpwstr/>
      </vt:variant>
      <vt:variant>
        <vt:lpwstr>_Toc429487459</vt:lpwstr>
      </vt:variant>
      <vt:variant>
        <vt:i4>1245233</vt:i4>
      </vt:variant>
      <vt:variant>
        <vt:i4>293</vt:i4>
      </vt:variant>
      <vt:variant>
        <vt:i4>0</vt:i4>
      </vt:variant>
      <vt:variant>
        <vt:i4>5</vt:i4>
      </vt:variant>
      <vt:variant>
        <vt:lpwstr/>
      </vt:variant>
      <vt:variant>
        <vt:lpwstr>_Toc429487458</vt:lpwstr>
      </vt:variant>
      <vt:variant>
        <vt:i4>1245233</vt:i4>
      </vt:variant>
      <vt:variant>
        <vt:i4>287</vt:i4>
      </vt:variant>
      <vt:variant>
        <vt:i4>0</vt:i4>
      </vt:variant>
      <vt:variant>
        <vt:i4>5</vt:i4>
      </vt:variant>
      <vt:variant>
        <vt:lpwstr/>
      </vt:variant>
      <vt:variant>
        <vt:lpwstr>_Toc429487457</vt:lpwstr>
      </vt:variant>
      <vt:variant>
        <vt:i4>1245233</vt:i4>
      </vt:variant>
      <vt:variant>
        <vt:i4>281</vt:i4>
      </vt:variant>
      <vt:variant>
        <vt:i4>0</vt:i4>
      </vt:variant>
      <vt:variant>
        <vt:i4>5</vt:i4>
      </vt:variant>
      <vt:variant>
        <vt:lpwstr/>
      </vt:variant>
      <vt:variant>
        <vt:lpwstr>_Toc429487456</vt:lpwstr>
      </vt:variant>
      <vt:variant>
        <vt:i4>1245233</vt:i4>
      </vt:variant>
      <vt:variant>
        <vt:i4>275</vt:i4>
      </vt:variant>
      <vt:variant>
        <vt:i4>0</vt:i4>
      </vt:variant>
      <vt:variant>
        <vt:i4>5</vt:i4>
      </vt:variant>
      <vt:variant>
        <vt:lpwstr/>
      </vt:variant>
      <vt:variant>
        <vt:lpwstr>_Toc429487455</vt:lpwstr>
      </vt:variant>
      <vt:variant>
        <vt:i4>1245233</vt:i4>
      </vt:variant>
      <vt:variant>
        <vt:i4>269</vt:i4>
      </vt:variant>
      <vt:variant>
        <vt:i4>0</vt:i4>
      </vt:variant>
      <vt:variant>
        <vt:i4>5</vt:i4>
      </vt:variant>
      <vt:variant>
        <vt:lpwstr/>
      </vt:variant>
      <vt:variant>
        <vt:lpwstr>_Toc429487454</vt:lpwstr>
      </vt:variant>
      <vt:variant>
        <vt:i4>1245233</vt:i4>
      </vt:variant>
      <vt:variant>
        <vt:i4>263</vt:i4>
      </vt:variant>
      <vt:variant>
        <vt:i4>0</vt:i4>
      </vt:variant>
      <vt:variant>
        <vt:i4>5</vt:i4>
      </vt:variant>
      <vt:variant>
        <vt:lpwstr/>
      </vt:variant>
      <vt:variant>
        <vt:lpwstr>_Toc429487453</vt:lpwstr>
      </vt:variant>
      <vt:variant>
        <vt:i4>1245233</vt:i4>
      </vt:variant>
      <vt:variant>
        <vt:i4>257</vt:i4>
      </vt:variant>
      <vt:variant>
        <vt:i4>0</vt:i4>
      </vt:variant>
      <vt:variant>
        <vt:i4>5</vt:i4>
      </vt:variant>
      <vt:variant>
        <vt:lpwstr/>
      </vt:variant>
      <vt:variant>
        <vt:lpwstr>_Toc429487452</vt:lpwstr>
      </vt:variant>
      <vt:variant>
        <vt:i4>1245233</vt:i4>
      </vt:variant>
      <vt:variant>
        <vt:i4>251</vt:i4>
      </vt:variant>
      <vt:variant>
        <vt:i4>0</vt:i4>
      </vt:variant>
      <vt:variant>
        <vt:i4>5</vt:i4>
      </vt:variant>
      <vt:variant>
        <vt:lpwstr/>
      </vt:variant>
      <vt:variant>
        <vt:lpwstr>_Toc429487451</vt:lpwstr>
      </vt:variant>
      <vt:variant>
        <vt:i4>1245233</vt:i4>
      </vt:variant>
      <vt:variant>
        <vt:i4>245</vt:i4>
      </vt:variant>
      <vt:variant>
        <vt:i4>0</vt:i4>
      </vt:variant>
      <vt:variant>
        <vt:i4>5</vt:i4>
      </vt:variant>
      <vt:variant>
        <vt:lpwstr/>
      </vt:variant>
      <vt:variant>
        <vt:lpwstr>_Toc429487450</vt:lpwstr>
      </vt:variant>
      <vt:variant>
        <vt:i4>1179697</vt:i4>
      </vt:variant>
      <vt:variant>
        <vt:i4>239</vt:i4>
      </vt:variant>
      <vt:variant>
        <vt:i4>0</vt:i4>
      </vt:variant>
      <vt:variant>
        <vt:i4>5</vt:i4>
      </vt:variant>
      <vt:variant>
        <vt:lpwstr/>
      </vt:variant>
      <vt:variant>
        <vt:lpwstr>_Toc429487449</vt:lpwstr>
      </vt:variant>
      <vt:variant>
        <vt:i4>1179697</vt:i4>
      </vt:variant>
      <vt:variant>
        <vt:i4>233</vt:i4>
      </vt:variant>
      <vt:variant>
        <vt:i4>0</vt:i4>
      </vt:variant>
      <vt:variant>
        <vt:i4>5</vt:i4>
      </vt:variant>
      <vt:variant>
        <vt:lpwstr/>
      </vt:variant>
      <vt:variant>
        <vt:lpwstr>_Toc429487448</vt:lpwstr>
      </vt:variant>
      <vt:variant>
        <vt:i4>1179697</vt:i4>
      </vt:variant>
      <vt:variant>
        <vt:i4>227</vt:i4>
      </vt:variant>
      <vt:variant>
        <vt:i4>0</vt:i4>
      </vt:variant>
      <vt:variant>
        <vt:i4>5</vt:i4>
      </vt:variant>
      <vt:variant>
        <vt:lpwstr/>
      </vt:variant>
      <vt:variant>
        <vt:lpwstr>_Toc429487447</vt:lpwstr>
      </vt:variant>
      <vt:variant>
        <vt:i4>1179697</vt:i4>
      </vt:variant>
      <vt:variant>
        <vt:i4>221</vt:i4>
      </vt:variant>
      <vt:variant>
        <vt:i4>0</vt:i4>
      </vt:variant>
      <vt:variant>
        <vt:i4>5</vt:i4>
      </vt:variant>
      <vt:variant>
        <vt:lpwstr/>
      </vt:variant>
      <vt:variant>
        <vt:lpwstr>_Toc429487446</vt:lpwstr>
      </vt:variant>
      <vt:variant>
        <vt:i4>1179697</vt:i4>
      </vt:variant>
      <vt:variant>
        <vt:i4>215</vt:i4>
      </vt:variant>
      <vt:variant>
        <vt:i4>0</vt:i4>
      </vt:variant>
      <vt:variant>
        <vt:i4>5</vt:i4>
      </vt:variant>
      <vt:variant>
        <vt:lpwstr/>
      </vt:variant>
      <vt:variant>
        <vt:lpwstr>_Toc429487445</vt:lpwstr>
      </vt:variant>
      <vt:variant>
        <vt:i4>1179697</vt:i4>
      </vt:variant>
      <vt:variant>
        <vt:i4>209</vt:i4>
      </vt:variant>
      <vt:variant>
        <vt:i4>0</vt:i4>
      </vt:variant>
      <vt:variant>
        <vt:i4>5</vt:i4>
      </vt:variant>
      <vt:variant>
        <vt:lpwstr/>
      </vt:variant>
      <vt:variant>
        <vt:lpwstr>_Toc429487444</vt:lpwstr>
      </vt:variant>
      <vt:variant>
        <vt:i4>1179697</vt:i4>
      </vt:variant>
      <vt:variant>
        <vt:i4>203</vt:i4>
      </vt:variant>
      <vt:variant>
        <vt:i4>0</vt:i4>
      </vt:variant>
      <vt:variant>
        <vt:i4>5</vt:i4>
      </vt:variant>
      <vt:variant>
        <vt:lpwstr/>
      </vt:variant>
      <vt:variant>
        <vt:lpwstr>_Toc429487443</vt:lpwstr>
      </vt:variant>
      <vt:variant>
        <vt:i4>1179697</vt:i4>
      </vt:variant>
      <vt:variant>
        <vt:i4>197</vt:i4>
      </vt:variant>
      <vt:variant>
        <vt:i4>0</vt:i4>
      </vt:variant>
      <vt:variant>
        <vt:i4>5</vt:i4>
      </vt:variant>
      <vt:variant>
        <vt:lpwstr/>
      </vt:variant>
      <vt:variant>
        <vt:lpwstr>_Toc429487442</vt:lpwstr>
      </vt:variant>
      <vt:variant>
        <vt:i4>1179697</vt:i4>
      </vt:variant>
      <vt:variant>
        <vt:i4>191</vt:i4>
      </vt:variant>
      <vt:variant>
        <vt:i4>0</vt:i4>
      </vt:variant>
      <vt:variant>
        <vt:i4>5</vt:i4>
      </vt:variant>
      <vt:variant>
        <vt:lpwstr/>
      </vt:variant>
      <vt:variant>
        <vt:lpwstr>_Toc429487441</vt:lpwstr>
      </vt:variant>
      <vt:variant>
        <vt:i4>1179697</vt:i4>
      </vt:variant>
      <vt:variant>
        <vt:i4>185</vt:i4>
      </vt:variant>
      <vt:variant>
        <vt:i4>0</vt:i4>
      </vt:variant>
      <vt:variant>
        <vt:i4>5</vt:i4>
      </vt:variant>
      <vt:variant>
        <vt:lpwstr/>
      </vt:variant>
      <vt:variant>
        <vt:lpwstr>_Toc429487440</vt:lpwstr>
      </vt:variant>
      <vt:variant>
        <vt:i4>1376305</vt:i4>
      </vt:variant>
      <vt:variant>
        <vt:i4>179</vt:i4>
      </vt:variant>
      <vt:variant>
        <vt:i4>0</vt:i4>
      </vt:variant>
      <vt:variant>
        <vt:i4>5</vt:i4>
      </vt:variant>
      <vt:variant>
        <vt:lpwstr/>
      </vt:variant>
      <vt:variant>
        <vt:lpwstr>_Toc429487439</vt:lpwstr>
      </vt:variant>
      <vt:variant>
        <vt:i4>1376305</vt:i4>
      </vt:variant>
      <vt:variant>
        <vt:i4>173</vt:i4>
      </vt:variant>
      <vt:variant>
        <vt:i4>0</vt:i4>
      </vt:variant>
      <vt:variant>
        <vt:i4>5</vt:i4>
      </vt:variant>
      <vt:variant>
        <vt:lpwstr/>
      </vt:variant>
      <vt:variant>
        <vt:lpwstr>_Toc429487438</vt:lpwstr>
      </vt:variant>
      <vt:variant>
        <vt:i4>1376305</vt:i4>
      </vt:variant>
      <vt:variant>
        <vt:i4>167</vt:i4>
      </vt:variant>
      <vt:variant>
        <vt:i4>0</vt:i4>
      </vt:variant>
      <vt:variant>
        <vt:i4>5</vt:i4>
      </vt:variant>
      <vt:variant>
        <vt:lpwstr/>
      </vt:variant>
      <vt:variant>
        <vt:lpwstr>_Toc429487437</vt:lpwstr>
      </vt:variant>
      <vt:variant>
        <vt:i4>1376305</vt:i4>
      </vt:variant>
      <vt:variant>
        <vt:i4>161</vt:i4>
      </vt:variant>
      <vt:variant>
        <vt:i4>0</vt:i4>
      </vt:variant>
      <vt:variant>
        <vt:i4>5</vt:i4>
      </vt:variant>
      <vt:variant>
        <vt:lpwstr/>
      </vt:variant>
      <vt:variant>
        <vt:lpwstr>_Toc429487436</vt:lpwstr>
      </vt:variant>
      <vt:variant>
        <vt:i4>1376305</vt:i4>
      </vt:variant>
      <vt:variant>
        <vt:i4>155</vt:i4>
      </vt:variant>
      <vt:variant>
        <vt:i4>0</vt:i4>
      </vt:variant>
      <vt:variant>
        <vt:i4>5</vt:i4>
      </vt:variant>
      <vt:variant>
        <vt:lpwstr/>
      </vt:variant>
      <vt:variant>
        <vt:lpwstr>_Toc429487435</vt:lpwstr>
      </vt:variant>
      <vt:variant>
        <vt:i4>1376305</vt:i4>
      </vt:variant>
      <vt:variant>
        <vt:i4>149</vt:i4>
      </vt:variant>
      <vt:variant>
        <vt:i4>0</vt:i4>
      </vt:variant>
      <vt:variant>
        <vt:i4>5</vt:i4>
      </vt:variant>
      <vt:variant>
        <vt:lpwstr/>
      </vt:variant>
      <vt:variant>
        <vt:lpwstr>_Toc429487434</vt:lpwstr>
      </vt:variant>
      <vt:variant>
        <vt:i4>1376305</vt:i4>
      </vt:variant>
      <vt:variant>
        <vt:i4>143</vt:i4>
      </vt:variant>
      <vt:variant>
        <vt:i4>0</vt:i4>
      </vt:variant>
      <vt:variant>
        <vt:i4>5</vt:i4>
      </vt:variant>
      <vt:variant>
        <vt:lpwstr/>
      </vt:variant>
      <vt:variant>
        <vt:lpwstr>_Toc429487433</vt:lpwstr>
      </vt:variant>
      <vt:variant>
        <vt:i4>1376305</vt:i4>
      </vt:variant>
      <vt:variant>
        <vt:i4>137</vt:i4>
      </vt:variant>
      <vt:variant>
        <vt:i4>0</vt:i4>
      </vt:variant>
      <vt:variant>
        <vt:i4>5</vt:i4>
      </vt:variant>
      <vt:variant>
        <vt:lpwstr/>
      </vt:variant>
      <vt:variant>
        <vt:lpwstr>_Toc429487432</vt:lpwstr>
      </vt:variant>
      <vt:variant>
        <vt:i4>1376305</vt:i4>
      </vt:variant>
      <vt:variant>
        <vt:i4>131</vt:i4>
      </vt:variant>
      <vt:variant>
        <vt:i4>0</vt:i4>
      </vt:variant>
      <vt:variant>
        <vt:i4>5</vt:i4>
      </vt:variant>
      <vt:variant>
        <vt:lpwstr/>
      </vt:variant>
      <vt:variant>
        <vt:lpwstr>_Toc429487431</vt:lpwstr>
      </vt:variant>
      <vt:variant>
        <vt:i4>1376305</vt:i4>
      </vt:variant>
      <vt:variant>
        <vt:i4>125</vt:i4>
      </vt:variant>
      <vt:variant>
        <vt:i4>0</vt:i4>
      </vt:variant>
      <vt:variant>
        <vt:i4>5</vt:i4>
      </vt:variant>
      <vt:variant>
        <vt:lpwstr/>
      </vt:variant>
      <vt:variant>
        <vt:lpwstr>_Toc429487430</vt:lpwstr>
      </vt:variant>
      <vt:variant>
        <vt:i4>1310769</vt:i4>
      </vt:variant>
      <vt:variant>
        <vt:i4>119</vt:i4>
      </vt:variant>
      <vt:variant>
        <vt:i4>0</vt:i4>
      </vt:variant>
      <vt:variant>
        <vt:i4>5</vt:i4>
      </vt:variant>
      <vt:variant>
        <vt:lpwstr/>
      </vt:variant>
      <vt:variant>
        <vt:lpwstr>_Toc429487429</vt:lpwstr>
      </vt:variant>
      <vt:variant>
        <vt:i4>1310769</vt:i4>
      </vt:variant>
      <vt:variant>
        <vt:i4>113</vt:i4>
      </vt:variant>
      <vt:variant>
        <vt:i4>0</vt:i4>
      </vt:variant>
      <vt:variant>
        <vt:i4>5</vt:i4>
      </vt:variant>
      <vt:variant>
        <vt:lpwstr/>
      </vt:variant>
      <vt:variant>
        <vt:lpwstr>_Toc429487428</vt:lpwstr>
      </vt:variant>
      <vt:variant>
        <vt:i4>1310769</vt:i4>
      </vt:variant>
      <vt:variant>
        <vt:i4>107</vt:i4>
      </vt:variant>
      <vt:variant>
        <vt:i4>0</vt:i4>
      </vt:variant>
      <vt:variant>
        <vt:i4>5</vt:i4>
      </vt:variant>
      <vt:variant>
        <vt:lpwstr/>
      </vt:variant>
      <vt:variant>
        <vt:lpwstr>_Toc429487427</vt:lpwstr>
      </vt:variant>
      <vt:variant>
        <vt:i4>1310769</vt:i4>
      </vt:variant>
      <vt:variant>
        <vt:i4>101</vt:i4>
      </vt:variant>
      <vt:variant>
        <vt:i4>0</vt:i4>
      </vt:variant>
      <vt:variant>
        <vt:i4>5</vt:i4>
      </vt:variant>
      <vt:variant>
        <vt:lpwstr/>
      </vt:variant>
      <vt:variant>
        <vt:lpwstr>_Toc429487426</vt:lpwstr>
      </vt:variant>
      <vt:variant>
        <vt:i4>1310769</vt:i4>
      </vt:variant>
      <vt:variant>
        <vt:i4>95</vt:i4>
      </vt:variant>
      <vt:variant>
        <vt:i4>0</vt:i4>
      </vt:variant>
      <vt:variant>
        <vt:i4>5</vt:i4>
      </vt:variant>
      <vt:variant>
        <vt:lpwstr/>
      </vt:variant>
      <vt:variant>
        <vt:lpwstr>_Toc429487425</vt:lpwstr>
      </vt:variant>
      <vt:variant>
        <vt:i4>1310769</vt:i4>
      </vt:variant>
      <vt:variant>
        <vt:i4>89</vt:i4>
      </vt:variant>
      <vt:variant>
        <vt:i4>0</vt:i4>
      </vt:variant>
      <vt:variant>
        <vt:i4>5</vt:i4>
      </vt:variant>
      <vt:variant>
        <vt:lpwstr/>
      </vt:variant>
      <vt:variant>
        <vt:lpwstr>_Toc429487424</vt:lpwstr>
      </vt:variant>
      <vt:variant>
        <vt:i4>1310769</vt:i4>
      </vt:variant>
      <vt:variant>
        <vt:i4>83</vt:i4>
      </vt:variant>
      <vt:variant>
        <vt:i4>0</vt:i4>
      </vt:variant>
      <vt:variant>
        <vt:i4>5</vt:i4>
      </vt:variant>
      <vt:variant>
        <vt:lpwstr/>
      </vt:variant>
      <vt:variant>
        <vt:lpwstr>_Toc429487423</vt:lpwstr>
      </vt:variant>
      <vt:variant>
        <vt:i4>1310769</vt:i4>
      </vt:variant>
      <vt:variant>
        <vt:i4>77</vt:i4>
      </vt:variant>
      <vt:variant>
        <vt:i4>0</vt:i4>
      </vt:variant>
      <vt:variant>
        <vt:i4>5</vt:i4>
      </vt:variant>
      <vt:variant>
        <vt:lpwstr/>
      </vt:variant>
      <vt:variant>
        <vt:lpwstr>_Toc429487422</vt:lpwstr>
      </vt:variant>
      <vt:variant>
        <vt:i4>1310769</vt:i4>
      </vt:variant>
      <vt:variant>
        <vt:i4>71</vt:i4>
      </vt:variant>
      <vt:variant>
        <vt:i4>0</vt:i4>
      </vt:variant>
      <vt:variant>
        <vt:i4>5</vt:i4>
      </vt:variant>
      <vt:variant>
        <vt:lpwstr/>
      </vt:variant>
      <vt:variant>
        <vt:lpwstr>_Toc429487421</vt:lpwstr>
      </vt:variant>
      <vt:variant>
        <vt:i4>1310769</vt:i4>
      </vt:variant>
      <vt:variant>
        <vt:i4>65</vt:i4>
      </vt:variant>
      <vt:variant>
        <vt:i4>0</vt:i4>
      </vt:variant>
      <vt:variant>
        <vt:i4>5</vt:i4>
      </vt:variant>
      <vt:variant>
        <vt:lpwstr/>
      </vt:variant>
      <vt:variant>
        <vt:lpwstr>_Toc429487420</vt:lpwstr>
      </vt:variant>
      <vt:variant>
        <vt:i4>1507377</vt:i4>
      </vt:variant>
      <vt:variant>
        <vt:i4>59</vt:i4>
      </vt:variant>
      <vt:variant>
        <vt:i4>0</vt:i4>
      </vt:variant>
      <vt:variant>
        <vt:i4>5</vt:i4>
      </vt:variant>
      <vt:variant>
        <vt:lpwstr/>
      </vt:variant>
      <vt:variant>
        <vt:lpwstr>_Toc429487419</vt:lpwstr>
      </vt:variant>
      <vt:variant>
        <vt:i4>1507377</vt:i4>
      </vt:variant>
      <vt:variant>
        <vt:i4>53</vt:i4>
      </vt:variant>
      <vt:variant>
        <vt:i4>0</vt:i4>
      </vt:variant>
      <vt:variant>
        <vt:i4>5</vt:i4>
      </vt:variant>
      <vt:variant>
        <vt:lpwstr/>
      </vt:variant>
      <vt:variant>
        <vt:lpwstr>_Toc429487418</vt:lpwstr>
      </vt:variant>
      <vt:variant>
        <vt:i4>1507377</vt:i4>
      </vt:variant>
      <vt:variant>
        <vt:i4>47</vt:i4>
      </vt:variant>
      <vt:variant>
        <vt:i4>0</vt:i4>
      </vt:variant>
      <vt:variant>
        <vt:i4>5</vt:i4>
      </vt:variant>
      <vt:variant>
        <vt:lpwstr/>
      </vt:variant>
      <vt:variant>
        <vt:lpwstr>_Toc429487417</vt:lpwstr>
      </vt:variant>
      <vt:variant>
        <vt:i4>1507377</vt:i4>
      </vt:variant>
      <vt:variant>
        <vt:i4>41</vt:i4>
      </vt:variant>
      <vt:variant>
        <vt:i4>0</vt:i4>
      </vt:variant>
      <vt:variant>
        <vt:i4>5</vt:i4>
      </vt:variant>
      <vt:variant>
        <vt:lpwstr/>
      </vt:variant>
      <vt:variant>
        <vt:lpwstr>_Toc429487416</vt:lpwstr>
      </vt:variant>
      <vt:variant>
        <vt:i4>1507377</vt:i4>
      </vt:variant>
      <vt:variant>
        <vt:i4>35</vt:i4>
      </vt:variant>
      <vt:variant>
        <vt:i4>0</vt:i4>
      </vt:variant>
      <vt:variant>
        <vt:i4>5</vt:i4>
      </vt:variant>
      <vt:variant>
        <vt:lpwstr/>
      </vt:variant>
      <vt:variant>
        <vt:lpwstr>_Toc429487415</vt:lpwstr>
      </vt:variant>
      <vt:variant>
        <vt:i4>1507377</vt:i4>
      </vt:variant>
      <vt:variant>
        <vt:i4>29</vt:i4>
      </vt:variant>
      <vt:variant>
        <vt:i4>0</vt:i4>
      </vt:variant>
      <vt:variant>
        <vt:i4>5</vt:i4>
      </vt:variant>
      <vt:variant>
        <vt:lpwstr/>
      </vt:variant>
      <vt:variant>
        <vt:lpwstr>_Toc429487414</vt:lpwstr>
      </vt:variant>
      <vt:variant>
        <vt:i4>1507377</vt:i4>
      </vt:variant>
      <vt:variant>
        <vt:i4>23</vt:i4>
      </vt:variant>
      <vt:variant>
        <vt:i4>0</vt:i4>
      </vt:variant>
      <vt:variant>
        <vt:i4>5</vt:i4>
      </vt:variant>
      <vt:variant>
        <vt:lpwstr/>
      </vt:variant>
      <vt:variant>
        <vt:lpwstr>_Toc429487413</vt:lpwstr>
      </vt:variant>
      <vt:variant>
        <vt:i4>1507377</vt:i4>
      </vt:variant>
      <vt:variant>
        <vt:i4>17</vt:i4>
      </vt:variant>
      <vt:variant>
        <vt:i4>0</vt:i4>
      </vt:variant>
      <vt:variant>
        <vt:i4>5</vt:i4>
      </vt:variant>
      <vt:variant>
        <vt:lpwstr/>
      </vt:variant>
      <vt:variant>
        <vt:lpwstr>_Toc429487412</vt:lpwstr>
      </vt:variant>
      <vt:variant>
        <vt:i4>1507377</vt:i4>
      </vt:variant>
      <vt:variant>
        <vt:i4>11</vt:i4>
      </vt:variant>
      <vt:variant>
        <vt:i4>0</vt:i4>
      </vt:variant>
      <vt:variant>
        <vt:i4>5</vt:i4>
      </vt:variant>
      <vt:variant>
        <vt:lpwstr/>
      </vt:variant>
      <vt:variant>
        <vt:lpwstr>_Toc429487411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TCC805x Hardware-Application Note for Telechips PMIC Design</dc:title>
  <dc:subject/>
  <dc:creator>Telechips Inc.</dc:creator>
  <cp:keywords/>
  <dc:description/>
  <cp:lastModifiedBy>박동건 (DG Park)</cp:lastModifiedBy>
  <cp:revision>91</cp:revision>
  <cp:lastPrinted>2025-03-10T00:37:00Z</cp:lastPrinted>
  <dcterms:created xsi:type="dcterms:W3CDTF">2024-09-02T02:56:00Z</dcterms:created>
  <dcterms:modified xsi:type="dcterms:W3CDTF">2025-03-25T06:50:00Z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Num">
    <vt:lpwstr>Rev. 0.10</vt:lpwstr>
  </property>
  <property fmtid="{D5CDD505-2E9C-101B-9397-08002B2CF9AE}" pid="3" name="RevDate">
    <vt:lpwstr>2025-03-19</vt:lpwstr>
  </property>
  <property fmtid="{D5CDD505-2E9C-101B-9397-08002B2CF9AE}" pid="4" name="ChipName">
    <vt:lpwstr>TCC805x</vt:lpwstr>
  </property>
</Properties>
</file>